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013EE5" w14:textId="77777777" w:rsidR="002E4E3B" w:rsidRDefault="00CB2701">
      <w:pPr>
        <w:rPr>
          <w:sz w:val="36"/>
          <w:szCs w:val="36"/>
        </w:rPr>
      </w:pPr>
      <w:r>
        <w:rPr>
          <w:sz w:val="36"/>
          <w:szCs w:val="36"/>
        </w:rPr>
        <w:t>Suggested titles:</w:t>
      </w:r>
    </w:p>
    <w:p w14:paraId="6983DD6B" w14:textId="21429674" w:rsidR="002E4E3B" w:rsidRDefault="002E4E3B" w:rsidP="00060708">
      <w:pPr>
        <w:numPr>
          <w:ilvl w:val="1"/>
          <w:numId w:val="1"/>
        </w:numPr>
        <w:rPr>
          <w:sz w:val="36"/>
          <w:szCs w:val="36"/>
        </w:rPr>
      </w:pPr>
    </w:p>
    <w:p w14:paraId="02D23B39" w14:textId="2E6438AC" w:rsidR="002E4E3B" w:rsidRDefault="00CB2701" w:rsidP="008E0156">
      <w:pPr>
        <w:numPr>
          <w:ilvl w:val="1"/>
          <w:numId w:val="1"/>
        </w:numPr>
        <w:rPr>
          <w:sz w:val="36"/>
          <w:szCs w:val="36"/>
        </w:rPr>
      </w:pPr>
      <w:r>
        <w:rPr>
          <w:sz w:val="36"/>
          <w:szCs w:val="36"/>
        </w:rPr>
        <w:t xml:space="preserve">Representational analysis reveals a dynamical information processing for familiar face perception under </w:t>
      </w:r>
      <w:r w:rsidR="00F23987">
        <w:rPr>
          <w:sz w:val="36"/>
          <w:szCs w:val="36"/>
        </w:rPr>
        <w:t xml:space="preserve">perceptual </w:t>
      </w:r>
      <w:r>
        <w:rPr>
          <w:sz w:val="36"/>
          <w:szCs w:val="36"/>
        </w:rPr>
        <w:t>uncertainty</w:t>
      </w:r>
    </w:p>
    <w:p w14:paraId="5636BC04" w14:textId="0CBBDD41" w:rsidR="002E4E3B" w:rsidRDefault="00CB2701">
      <w:pPr>
        <w:numPr>
          <w:ilvl w:val="1"/>
          <w:numId w:val="1"/>
        </w:numPr>
        <w:rPr>
          <w:sz w:val="36"/>
          <w:szCs w:val="36"/>
        </w:rPr>
      </w:pPr>
      <w:r>
        <w:rPr>
          <w:sz w:val="36"/>
          <w:szCs w:val="36"/>
        </w:rPr>
        <w:t xml:space="preserve">Dynamics of information flow for familiar face perception under </w:t>
      </w:r>
      <w:r w:rsidR="00F23987">
        <w:rPr>
          <w:sz w:val="36"/>
          <w:szCs w:val="36"/>
        </w:rPr>
        <w:t xml:space="preserve">perceptual </w:t>
      </w:r>
      <w:r>
        <w:rPr>
          <w:sz w:val="36"/>
          <w:szCs w:val="36"/>
        </w:rPr>
        <w:t>uncertainty</w:t>
      </w:r>
    </w:p>
    <w:p w14:paraId="50253721" w14:textId="6CE856AE" w:rsidR="002E4E3B" w:rsidRDefault="005C7658">
      <w:pPr>
        <w:numPr>
          <w:ilvl w:val="1"/>
          <w:numId w:val="1"/>
        </w:numPr>
        <w:rPr>
          <w:sz w:val="36"/>
          <w:szCs w:val="36"/>
        </w:rPr>
      </w:pPr>
      <w:r>
        <w:rPr>
          <w:sz w:val="36"/>
          <w:szCs w:val="36"/>
        </w:rPr>
        <w:t>Perceptual u</w:t>
      </w:r>
      <w:r w:rsidR="00CB2701">
        <w:rPr>
          <w:sz w:val="36"/>
          <w:szCs w:val="36"/>
        </w:rPr>
        <w:t>ncertainty modulates the direction of information flow in familiar face recognition</w:t>
      </w:r>
    </w:p>
    <w:p w14:paraId="3EC0D5F7" w14:textId="77777777" w:rsidR="002E4E3B" w:rsidRDefault="002E4E3B">
      <w:pPr>
        <w:ind w:left="720"/>
        <w:rPr>
          <w:sz w:val="36"/>
          <w:szCs w:val="36"/>
        </w:rPr>
      </w:pPr>
    </w:p>
    <w:p w14:paraId="06DD2A91" w14:textId="77777777" w:rsidR="002E4E3B" w:rsidRDefault="00CB2701">
      <w:pPr>
        <w:pStyle w:val="Heading1"/>
      </w:pPr>
      <w:bookmarkStart w:id="0" w:name="_1vwgl1bu4l2x"/>
      <w:bookmarkEnd w:id="0"/>
      <w:r>
        <w:t xml:space="preserve">Introduction </w:t>
      </w:r>
    </w:p>
    <w:p w14:paraId="6DB6BB3D" w14:textId="240CBC3D" w:rsidR="002E4E3B" w:rsidRDefault="00CB2701" w:rsidP="00C15443">
      <w:pPr>
        <w:ind w:firstLine="720"/>
        <w:jc w:val="both"/>
      </w:pPr>
      <w:r>
        <w:rPr>
          <w:szCs w:val="24"/>
        </w:rPr>
        <w:t>Faces are crucial to our social interactions, allowing us to extract information about one’s identity, gender, age, familiarity</w:t>
      </w:r>
      <w:r w:rsidR="00E01AAD">
        <w:rPr>
          <w:szCs w:val="24"/>
        </w:rPr>
        <w:t>,</w:t>
      </w:r>
      <w:r>
        <w:rPr>
          <w:szCs w:val="24"/>
        </w:rPr>
        <w:t xml:space="preserve"> and emotion. Familiar faces</w:t>
      </w:r>
      <w:r w:rsidR="00E01AAD">
        <w:rPr>
          <w:szCs w:val="24"/>
        </w:rPr>
        <w:t>, like friends, family members, relatives, and celebrities,</w:t>
      </w:r>
      <w:r>
        <w:rPr>
          <w:szCs w:val="24"/>
        </w:rPr>
        <w:t xml:space="preserve"> are </w:t>
      </w:r>
      <w:r w:rsidR="007E69D5">
        <w:rPr>
          <w:szCs w:val="24"/>
        </w:rPr>
        <w:t xml:space="preserve">discriminated </w:t>
      </w:r>
      <w:r>
        <w:rPr>
          <w:szCs w:val="24"/>
        </w:rPr>
        <w:t xml:space="preserve">more quickly and accurately than unfamiliar ones and this advantage is more pronounced under difficult viewing conditions when </w:t>
      </w:r>
      <w:r w:rsidR="007E69D5">
        <w:rPr>
          <w:szCs w:val="24"/>
        </w:rPr>
        <w:t xml:space="preserve">discriminating </w:t>
      </w:r>
      <w:r>
        <w:rPr>
          <w:szCs w:val="24"/>
        </w:rPr>
        <w:t>unfamiliar face</w:t>
      </w:r>
      <w:r w:rsidR="000C0CB8">
        <w:rPr>
          <w:szCs w:val="24"/>
        </w:rPr>
        <w:t xml:space="preserve">s </w:t>
      </w:r>
      <w:r>
        <w:rPr>
          <w:szCs w:val="24"/>
        </w:rPr>
        <w:t xml:space="preserve">often fails (Ramon and </w:t>
      </w:r>
      <w:proofErr w:type="spellStart"/>
      <w:r>
        <w:rPr>
          <w:szCs w:val="24"/>
        </w:rPr>
        <w:t>Gobbini</w:t>
      </w:r>
      <w:proofErr w:type="spellEnd"/>
      <w:r>
        <w:rPr>
          <w:szCs w:val="24"/>
        </w:rPr>
        <w:t xml:space="preserve">, 2018; Young and Burton, 2018). The neural correlates of this </w:t>
      </w:r>
      <w:proofErr w:type="spellStart"/>
      <w:r>
        <w:rPr>
          <w:szCs w:val="24"/>
        </w:rPr>
        <w:t>behavioural</w:t>
      </w:r>
      <w:proofErr w:type="spellEnd"/>
      <w:r>
        <w:rPr>
          <w:szCs w:val="24"/>
        </w:rPr>
        <w:t xml:space="preserve"> advantage also suggest an enhanced representation for familiar faces in the brain (Dobs et al., 2019; </w:t>
      </w:r>
      <w:proofErr w:type="spellStart"/>
      <w:r>
        <w:rPr>
          <w:szCs w:val="24"/>
        </w:rPr>
        <w:t>Landi</w:t>
      </w:r>
      <w:proofErr w:type="spellEnd"/>
      <w:r>
        <w:rPr>
          <w:szCs w:val="24"/>
        </w:rPr>
        <w:t xml:space="preserve"> and </w:t>
      </w:r>
      <w:proofErr w:type="spellStart"/>
      <w:r>
        <w:rPr>
          <w:szCs w:val="24"/>
        </w:rPr>
        <w:t>Freiwald</w:t>
      </w:r>
      <w:proofErr w:type="spellEnd"/>
      <w:r>
        <w:rPr>
          <w:szCs w:val="24"/>
        </w:rPr>
        <w:t>, 2017). It is, however, unclear how face familiarity is processed and what neural networks contribute to familiar face recognition.</w:t>
      </w:r>
    </w:p>
    <w:p w14:paraId="163A06B4" w14:textId="179E3EEA" w:rsidR="002E4E3B" w:rsidDel="001D00F2" w:rsidRDefault="00CB2701">
      <w:pPr>
        <w:ind w:firstLine="720"/>
        <w:jc w:val="both"/>
        <w:rPr>
          <w:del w:id="1" w:author="Hamid Karimi-Rouzbahani" w:date="2019-11-01T15:37:00Z"/>
          <w:szCs w:val="24"/>
        </w:rPr>
      </w:pPr>
      <w:r>
        <w:rPr>
          <w:szCs w:val="24"/>
        </w:rPr>
        <w:lastRenderedPageBreak/>
        <w:t>Recent human studies have addressed this question by comparing how neural dynamics differ for familiar versus unfamiliar face processing (</w:t>
      </w:r>
      <w:proofErr w:type="spellStart"/>
      <w:r>
        <w:rPr>
          <w:szCs w:val="24"/>
        </w:rPr>
        <w:t>Ambrus</w:t>
      </w:r>
      <w:proofErr w:type="spellEnd"/>
      <w:r>
        <w:rPr>
          <w:szCs w:val="24"/>
        </w:rPr>
        <w:t xml:space="preserve"> et al., 2019;</w:t>
      </w:r>
      <w:r w:rsidR="000C0CB8" w:rsidRPr="00246931">
        <w:rPr>
          <w:szCs w:val="24"/>
        </w:rPr>
        <w:t xml:space="preserve"> </w:t>
      </w:r>
      <w:r>
        <w:rPr>
          <w:szCs w:val="24"/>
        </w:rPr>
        <w:t xml:space="preserve">Collins et al., 2018; Dobs et al., 2019). In particular, research has focused on whether face familiarity is implemented using hardwired (tuned) feed-forward </w:t>
      </w:r>
      <w:proofErr w:type="spellStart"/>
      <w:r>
        <w:rPr>
          <w:szCs w:val="24"/>
        </w:rPr>
        <w:t>occipito</w:t>
      </w:r>
      <w:proofErr w:type="spellEnd"/>
      <w:r>
        <w:rPr>
          <w:szCs w:val="24"/>
        </w:rPr>
        <w:t xml:space="preserve">-temporal mechanisms of the brain, as a result of repetitive exposures to familiar faces (di </w:t>
      </w:r>
      <w:proofErr w:type="spellStart"/>
      <w:r>
        <w:rPr>
          <w:szCs w:val="24"/>
        </w:rPr>
        <w:t>Oleggio</w:t>
      </w:r>
      <w:proofErr w:type="spellEnd"/>
      <w:r>
        <w:rPr>
          <w:szCs w:val="24"/>
        </w:rPr>
        <w:t xml:space="preserve"> Castello and </w:t>
      </w:r>
      <w:proofErr w:type="spellStart"/>
      <w:r>
        <w:rPr>
          <w:szCs w:val="24"/>
        </w:rPr>
        <w:t>Gobbini</w:t>
      </w:r>
      <w:proofErr w:type="spellEnd"/>
      <w:r>
        <w:rPr>
          <w:szCs w:val="24"/>
        </w:rPr>
        <w:t>, 2015; Ellis et al., 1979; Young and Burton, 2018), or whether their processing involved top-down (feedback) mechanisms which enhanced the representation of pre-processed familiar faces (</w:t>
      </w:r>
      <w:proofErr w:type="spellStart"/>
      <w:r>
        <w:rPr>
          <w:szCs w:val="24"/>
        </w:rPr>
        <w:t>Gobbini</w:t>
      </w:r>
      <w:proofErr w:type="spellEnd"/>
      <w:r>
        <w:rPr>
          <w:szCs w:val="24"/>
        </w:rPr>
        <w:t xml:space="preserve"> and </w:t>
      </w:r>
      <w:proofErr w:type="spellStart"/>
      <w:r>
        <w:rPr>
          <w:szCs w:val="24"/>
        </w:rPr>
        <w:t>Haxby</w:t>
      </w:r>
      <w:proofErr w:type="spellEnd"/>
      <w:r>
        <w:rPr>
          <w:szCs w:val="24"/>
        </w:rPr>
        <w:t xml:space="preserve">, 2006; Kramer et al., 2018). </w:t>
      </w:r>
      <w:ins w:id="2" w:author="Hamid Karimi-Rouzbahani" w:date="2019-11-01T15:39:00Z">
        <w:r w:rsidR="003D39DF">
          <w:rPr>
            <w:szCs w:val="24"/>
          </w:rPr>
          <w:t>Although th</w:t>
        </w:r>
      </w:ins>
      <w:ins w:id="3" w:author="Hamid Karimi-Rouzbahani" w:date="2019-11-01T15:40:00Z">
        <w:r w:rsidR="003D39DF">
          <w:rPr>
            <w:szCs w:val="24"/>
          </w:rPr>
          <w:t>o</w:t>
        </w:r>
      </w:ins>
      <w:ins w:id="4" w:author="Hamid Karimi-Rouzbahani" w:date="2019-11-01T15:39:00Z">
        <w:r w:rsidR="003D39DF">
          <w:rPr>
            <w:szCs w:val="24"/>
          </w:rPr>
          <w:t xml:space="preserve">se previous studies </w:t>
        </w:r>
      </w:ins>
      <w:ins w:id="5" w:author="Hamid Karimi-Rouzbahani" w:date="2019-11-01T15:44:00Z">
        <w:r w:rsidR="003D39DF">
          <w:rPr>
            <w:szCs w:val="24"/>
          </w:rPr>
          <w:t>provided valuable insights about how</w:t>
        </w:r>
      </w:ins>
      <w:ins w:id="6" w:author="Hamid Karimi-Rouzbahani" w:date="2019-11-01T15:40:00Z">
        <w:r w:rsidR="003D39DF">
          <w:rPr>
            <w:szCs w:val="24"/>
          </w:rPr>
          <w:t xml:space="preserve"> </w:t>
        </w:r>
        <w:r w:rsidR="003D39DF" w:rsidRPr="003D39DF">
          <w:rPr>
            <w:szCs w:val="24"/>
          </w:rPr>
          <w:t xml:space="preserve">familiarity </w:t>
        </w:r>
      </w:ins>
      <w:ins w:id="7" w:author="Hamid Karimi-Rouzbahani" w:date="2019-11-01T15:41:00Z">
        <w:r w:rsidR="003D39DF">
          <w:rPr>
            <w:szCs w:val="24"/>
          </w:rPr>
          <w:t xml:space="preserve">with faces </w:t>
        </w:r>
      </w:ins>
      <w:ins w:id="8" w:author="Hamid Karimi-Rouzbahani" w:date="2019-11-01T15:40:00Z">
        <w:r w:rsidR="003D39DF" w:rsidRPr="003D39DF">
          <w:rPr>
            <w:szCs w:val="24"/>
          </w:rPr>
          <w:t>enhan</w:t>
        </w:r>
        <w:r w:rsidR="003D39DF">
          <w:rPr>
            <w:szCs w:val="24"/>
          </w:rPr>
          <w:t xml:space="preserve">ces </w:t>
        </w:r>
      </w:ins>
      <w:ins w:id="9" w:author="Hamid Karimi-Rouzbahani" w:date="2019-11-01T15:41:00Z">
        <w:r w:rsidR="003D39DF">
          <w:rPr>
            <w:szCs w:val="24"/>
          </w:rPr>
          <w:t xml:space="preserve">their </w:t>
        </w:r>
      </w:ins>
      <w:ins w:id="10" w:author="Hamid Karimi-Rouzbahani" w:date="2019-11-01T15:40:00Z">
        <w:r w:rsidR="003D39DF">
          <w:rPr>
            <w:szCs w:val="24"/>
          </w:rPr>
          <w:t>feedforward processing</w:t>
        </w:r>
      </w:ins>
      <w:ins w:id="11" w:author="Hamid Karimi-Rouzbahani" w:date="2019-11-01T15:41:00Z">
        <w:r w:rsidR="003D39DF">
          <w:rPr>
            <w:szCs w:val="24"/>
          </w:rPr>
          <w:t>, their results were limited from certain aspects.</w:t>
        </w:r>
      </w:ins>
      <w:ins w:id="12" w:author="Hamid Karimi-Rouzbahani" w:date="2019-11-01T15:42:00Z">
        <w:r w:rsidR="003D39DF">
          <w:rPr>
            <w:szCs w:val="24"/>
          </w:rPr>
          <w:t xml:space="preserve"> H</w:t>
        </w:r>
      </w:ins>
      <w:del w:id="13" w:author="Hamid Karimi-Rouzbahani" w:date="2019-11-01T15:39:00Z">
        <w:r w:rsidDel="003D39DF">
          <w:rPr>
            <w:szCs w:val="24"/>
          </w:rPr>
          <w:delText>P</w:delText>
        </w:r>
      </w:del>
      <w:del w:id="14" w:author="Hamid Karimi-Rouzbahani" w:date="2019-11-01T15:42:00Z">
        <w:r w:rsidDel="003D39DF">
          <w:rPr>
            <w:szCs w:val="24"/>
          </w:rPr>
          <w:delText xml:space="preserve">revious studies, however, were limited in answering this question in three </w:delText>
        </w:r>
        <w:commentRangeStart w:id="15"/>
        <w:commentRangeStart w:id="16"/>
        <w:commentRangeStart w:id="17"/>
        <w:r w:rsidDel="003D39DF">
          <w:rPr>
            <w:szCs w:val="24"/>
          </w:rPr>
          <w:delText>respects</w:delText>
        </w:r>
        <w:commentRangeEnd w:id="15"/>
        <w:r w:rsidDel="003D39DF">
          <w:commentReference w:id="15"/>
        </w:r>
        <w:commentRangeEnd w:id="16"/>
        <w:r w:rsidR="007661F4" w:rsidDel="003D39DF">
          <w:rPr>
            <w:rStyle w:val="CommentReference"/>
          </w:rPr>
          <w:commentReference w:id="16"/>
        </w:r>
      </w:del>
      <w:commentRangeEnd w:id="17"/>
      <w:r w:rsidR="00246931">
        <w:rPr>
          <w:rStyle w:val="CommentReference"/>
        </w:rPr>
        <w:commentReference w:id="17"/>
      </w:r>
      <w:del w:id="18" w:author="Hamid Karimi-Rouzbahani" w:date="2019-11-01T15:42:00Z">
        <w:r w:rsidDel="003D39DF">
          <w:rPr>
            <w:szCs w:val="24"/>
          </w:rPr>
          <w:delText>.</w:delText>
        </w:r>
      </w:del>
      <w:ins w:id="19" w:author="Hamid Karimi-Rouzbahani" w:date="2019-11-01T15:37:00Z">
        <w:r w:rsidR="001D00F2">
          <w:rPr>
            <w:szCs w:val="24"/>
          </w:rPr>
          <w:t xml:space="preserve">ere we </w:t>
        </w:r>
        <w:r w:rsidR="001D00F2" w:rsidRPr="001D00F2">
          <w:rPr>
            <w:szCs w:val="24"/>
          </w:rPr>
          <w:t xml:space="preserve">build on the extant </w:t>
        </w:r>
      </w:ins>
      <w:ins w:id="20" w:author="Hamid Karimi-Rouzbahani" w:date="2019-11-01T15:42:00Z">
        <w:r w:rsidR="003D39DF">
          <w:rPr>
            <w:szCs w:val="24"/>
          </w:rPr>
          <w:t xml:space="preserve">face familiarity </w:t>
        </w:r>
      </w:ins>
      <w:ins w:id="21" w:author="Hamid Karimi-Rouzbahani" w:date="2019-11-01T15:37:00Z">
        <w:r w:rsidR="001D00F2" w:rsidRPr="001D00F2">
          <w:rPr>
            <w:szCs w:val="24"/>
          </w:rPr>
          <w:t xml:space="preserve">literature in </w:t>
        </w:r>
        <w:r w:rsidR="001D00F2">
          <w:rPr>
            <w:szCs w:val="24"/>
          </w:rPr>
          <w:t>three major ways.</w:t>
        </w:r>
      </w:ins>
    </w:p>
    <w:p w14:paraId="4F22AE5A" w14:textId="77777777" w:rsidR="001D00F2" w:rsidRDefault="001D00F2">
      <w:pPr>
        <w:ind w:firstLine="720"/>
        <w:jc w:val="both"/>
        <w:rPr>
          <w:ins w:id="22" w:author="Hamid Karimi-Rouzbahani" w:date="2019-11-01T15:37:00Z"/>
          <w:szCs w:val="24"/>
        </w:rPr>
      </w:pPr>
    </w:p>
    <w:p w14:paraId="4B1FDE76" w14:textId="3D8C085D" w:rsidR="002E4E3B" w:rsidRDefault="00CB2701">
      <w:pPr>
        <w:ind w:firstLine="720"/>
        <w:jc w:val="both"/>
        <w:rPr>
          <w:szCs w:val="24"/>
        </w:rPr>
      </w:pPr>
      <w:r>
        <w:rPr>
          <w:szCs w:val="24"/>
        </w:rPr>
        <w:t xml:space="preserve">First, </w:t>
      </w:r>
      <w:r w:rsidR="00C139FB">
        <w:rPr>
          <w:szCs w:val="24"/>
        </w:rPr>
        <w:t xml:space="preserve">subjects </w:t>
      </w:r>
      <w:r w:rsidR="003D39DF">
        <w:rPr>
          <w:szCs w:val="24"/>
        </w:rPr>
        <w:t>in those</w:t>
      </w:r>
      <w:r w:rsidR="00C139FB">
        <w:rPr>
          <w:szCs w:val="24"/>
        </w:rPr>
        <w:t xml:space="preserve"> studies were asked to detect predetermined faces or find matching between </w:t>
      </w:r>
      <w:r w:rsidR="003D39DF">
        <w:rPr>
          <w:szCs w:val="24"/>
        </w:rPr>
        <w:t>faces in series of consecutively presented faces</w:t>
      </w:r>
      <w:r w:rsidR="00C139FB">
        <w:rPr>
          <w:szCs w:val="24"/>
        </w:rPr>
        <w:t xml:space="preserve">, </w:t>
      </w:r>
      <w:r>
        <w:rPr>
          <w:szCs w:val="24"/>
        </w:rPr>
        <w:t>which made familiarity a task-irrelevant aspect of information processing.</w:t>
      </w:r>
      <w:r w:rsidR="000B31FE">
        <w:rPr>
          <w:szCs w:val="24"/>
        </w:rPr>
        <w:t xml:space="preserve"> </w:t>
      </w:r>
      <w:r>
        <w:rPr>
          <w:szCs w:val="24"/>
        </w:rPr>
        <w:t xml:space="preserve">Such indirect (or passive) tasks </w:t>
      </w:r>
      <w:r>
        <w:rPr>
          <w:szCs w:val="24"/>
        </w:rPr>
        <w:t xml:space="preserve">may </w:t>
      </w:r>
      <w:r w:rsidR="00E8355E">
        <w:t>preclude</w:t>
      </w:r>
      <w:r w:rsidR="00E8355E">
        <w:rPr>
          <w:szCs w:val="24"/>
        </w:rPr>
        <w:t xml:space="preserve"> </w:t>
      </w:r>
      <w:r>
        <w:rPr>
          <w:szCs w:val="24"/>
        </w:rPr>
        <w:t xml:space="preserve">the involvement of top-down </w:t>
      </w:r>
      <w:r w:rsidR="000B31FE">
        <w:rPr>
          <w:szCs w:val="24"/>
        </w:rPr>
        <w:t xml:space="preserve">familiarity-related </w:t>
      </w:r>
      <w:r>
        <w:rPr>
          <w:szCs w:val="24"/>
        </w:rPr>
        <w:t>feedback mechanisms</w:t>
      </w:r>
      <w:r w:rsidR="003D39DF">
        <w:rPr>
          <w:szCs w:val="24"/>
        </w:rPr>
        <w:t xml:space="preserve"> (</w:t>
      </w:r>
      <w:proofErr w:type="spellStart"/>
      <w:r w:rsidR="003D39DF">
        <w:rPr>
          <w:szCs w:val="24"/>
        </w:rPr>
        <w:t>Ambrus</w:t>
      </w:r>
      <w:proofErr w:type="spellEnd"/>
      <w:r w:rsidR="003D39DF">
        <w:rPr>
          <w:szCs w:val="24"/>
        </w:rPr>
        <w:t xml:space="preserve"> et al., 2019; Dobs et al., 2019)</w:t>
      </w:r>
      <w:r>
        <w:rPr>
          <w:szCs w:val="24"/>
        </w:rPr>
        <w:t xml:space="preserve">. Second, the familiar face images consisted of only celebrity faces. However, familiar faces cover a broad spectrum, ranging from celebrity faces, to highly familiar ones such as family members, relatives, friends, and even someone’s own face (Ramon and </w:t>
      </w:r>
      <w:proofErr w:type="spellStart"/>
      <w:r>
        <w:rPr>
          <w:szCs w:val="24"/>
        </w:rPr>
        <w:t>Gobbini</w:t>
      </w:r>
      <w:proofErr w:type="spellEnd"/>
      <w:r>
        <w:rPr>
          <w:szCs w:val="24"/>
        </w:rPr>
        <w:t xml:space="preserve">, 2018). Therefore, it remains unclear where their results fall in a hypothesized “familiarity spectrum”, if the brain implements such a spectrum at all. A full understanding of familiar face recognition requires characterizing the computational steps and representations for different sub-categories of face familiarity, including personally familiar, visually familiar, famous, and experimentally learned faces. Such face categories might not only differ in terms of their visual representations and their information coding, but also with regard to the availability of personal knowledge, relationships, and emotions associated with the identities in question (Ramon and </w:t>
      </w:r>
      <w:proofErr w:type="spellStart"/>
      <w:r>
        <w:rPr>
          <w:szCs w:val="24"/>
        </w:rPr>
        <w:t>Gobbini</w:t>
      </w:r>
      <w:proofErr w:type="spellEnd"/>
      <w:r>
        <w:rPr>
          <w:szCs w:val="24"/>
        </w:rPr>
        <w:t xml:space="preserve">, 2018). To our knowledge, only a few functional magnetic resonance imaging (fMRI) studies have closely investigated the differences among these </w:t>
      </w:r>
      <w:r>
        <w:rPr>
          <w:szCs w:val="24"/>
        </w:rPr>
        <w:lastRenderedPageBreak/>
        <w:t xml:space="preserve">levels of familiarity (Ida </w:t>
      </w:r>
      <w:proofErr w:type="spellStart"/>
      <w:r>
        <w:rPr>
          <w:szCs w:val="24"/>
        </w:rPr>
        <w:t>Gobbini</w:t>
      </w:r>
      <w:proofErr w:type="spellEnd"/>
      <w:r>
        <w:rPr>
          <w:szCs w:val="24"/>
        </w:rPr>
        <w:t xml:space="preserve"> et al., 2004; </w:t>
      </w:r>
      <w:proofErr w:type="spellStart"/>
      <w:r>
        <w:rPr>
          <w:szCs w:val="24"/>
        </w:rPr>
        <w:t>Landi</w:t>
      </w:r>
      <w:proofErr w:type="spellEnd"/>
      <w:r>
        <w:rPr>
          <w:szCs w:val="24"/>
        </w:rPr>
        <w:t xml:space="preserve"> and </w:t>
      </w:r>
      <w:proofErr w:type="spellStart"/>
      <w:r>
        <w:rPr>
          <w:szCs w:val="24"/>
        </w:rPr>
        <w:t>Freiwald</w:t>
      </w:r>
      <w:proofErr w:type="spellEnd"/>
      <w:r>
        <w:rPr>
          <w:szCs w:val="24"/>
        </w:rPr>
        <w:t xml:space="preserve">, 2017; </w:t>
      </w:r>
      <w:proofErr w:type="spellStart"/>
      <w:r>
        <w:rPr>
          <w:szCs w:val="24"/>
        </w:rPr>
        <w:t>Leibenluft</w:t>
      </w:r>
      <w:proofErr w:type="spellEnd"/>
      <w:r>
        <w:rPr>
          <w:szCs w:val="24"/>
        </w:rPr>
        <w:t xml:space="preserve"> et al., 2004; Ramon et al., 2015</w:t>
      </w:r>
      <w:r>
        <w:rPr>
          <w:szCs w:val="24"/>
          <w:highlight w:val="yellow"/>
        </w:rPr>
        <w:t xml:space="preserve">; </w:t>
      </w:r>
      <w:proofErr w:type="spellStart"/>
      <w:r>
        <w:rPr>
          <w:szCs w:val="24"/>
          <w:highlight w:val="yellow"/>
        </w:rPr>
        <w:t>Sugiura</w:t>
      </w:r>
      <w:proofErr w:type="spellEnd"/>
      <w:r>
        <w:rPr>
          <w:szCs w:val="24"/>
          <w:highlight w:val="yellow"/>
        </w:rPr>
        <w:t xml:space="preserve"> et al., 2010; </w:t>
      </w:r>
      <w:r>
        <w:rPr>
          <w:szCs w:val="24"/>
        </w:rPr>
        <w:t>Taylor et al., 2009) while none have systematically compared the temporal dynamics of information processing for this "familiarity spectrum". Third, these studies did not investigate the possible interaction of information between feed-forward and feedback mechanisms to characterize their potential spatiotemporal contribution to familiar face recognition. For that purpose, they would need novel informational connectivity methods (</w:t>
      </w:r>
      <w:proofErr w:type="spellStart"/>
      <w:r>
        <w:rPr>
          <w:szCs w:val="24"/>
        </w:rPr>
        <w:t>Anzellotti</w:t>
      </w:r>
      <w:proofErr w:type="spellEnd"/>
      <w:r>
        <w:rPr>
          <w:szCs w:val="24"/>
        </w:rPr>
        <w:t xml:space="preserve"> and </w:t>
      </w:r>
      <w:proofErr w:type="spellStart"/>
      <w:r>
        <w:rPr>
          <w:szCs w:val="24"/>
        </w:rPr>
        <w:t>Coutanche</w:t>
      </w:r>
      <w:proofErr w:type="spellEnd"/>
      <w:r>
        <w:rPr>
          <w:szCs w:val="24"/>
        </w:rPr>
        <w:t>, 2018), which would allow them to directly track the movement of information from a given brain area to direct the representations in the destination area towards the task goals. Such analyses can provide important insights towards understanding the neural mechanisms underlying familiar face recognition in humans.</w:t>
      </w:r>
    </w:p>
    <w:p w14:paraId="20A6421D" w14:textId="3C630212" w:rsidR="002E4E3B" w:rsidRDefault="00CB2701">
      <w:pPr>
        <w:ind w:firstLine="720"/>
        <w:jc w:val="both"/>
      </w:pPr>
      <w:r>
        <w:rPr>
          <w:szCs w:val="24"/>
        </w:rPr>
        <w:t xml:space="preserve">Here, participants performed an active familiar vs. unfamiliar face </w:t>
      </w:r>
      <w:r w:rsidR="007E69D5">
        <w:rPr>
          <w:szCs w:val="24"/>
        </w:rPr>
        <w:t xml:space="preserve">discrimination </w:t>
      </w:r>
      <w:r>
        <w:rPr>
          <w:szCs w:val="24"/>
        </w:rPr>
        <w:t>task on dynamically updating sequences of images selected from four face categories (i.e., unfamiliar, famous, personally familiar, and self faces), while their electroencephalography (EEG) data were recorded.</w:t>
      </w:r>
      <w:r w:rsidR="00E8355E">
        <w:rPr>
          <w:szCs w:val="24"/>
        </w:rPr>
        <w:t xml:space="preserve"> </w:t>
      </w:r>
      <w:r>
        <w:rPr>
          <w:szCs w:val="24"/>
        </w:rPr>
        <w:t xml:space="preserve">By varying the signal-to-noise ratio of each image sequence we were able to investigate how information for different familiarity levels from population responses is built up on the scalp gradually during stimulus presentation and how </w:t>
      </w:r>
      <w:r w:rsidR="007661F4">
        <w:rPr>
          <w:szCs w:val="24"/>
        </w:rPr>
        <w:t>these build-up dynamics</w:t>
      </w:r>
      <w:r>
        <w:rPr>
          <w:szCs w:val="24"/>
        </w:rPr>
        <w:t xml:space="preserve"> is related to the amount of sensory evidence. The manipulation of sensory evidence also allowed us to investigate where and how the feedback information flow affected familiar face recognition. U</w:t>
      </w:r>
      <w:r>
        <w:rPr>
          <w:szCs w:val="24"/>
          <w:highlight w:val="white"/>
        </w:rPr>
        <w:t>sing multivariate pattern analysis (</w:t>
      </w:r>
      <w:r>
        <w:rPr>
          <w:i/>
          <w:szCs w:val="24"/>
          <w:highlight w:val="white"/>
        </w:rPr>
        <w:t>MVPA</w:t>
      </w:r>
      <w:r>
        <w:rPr>
          <w:szCs w:val="24"/>
          <w:highlight w:val="white"/>
        </w:rPr>
        <w:t xml:space="preserve">), representational similarity analysis (RSA) coupled with a novel information-connectivity analysis method, we reveal the temporal dynamics of </w:t>
      </w:r>
      <w:r w:rsidR="00FF22C7" w:rsidRPr="00FF22C7">
        <w:rPr>
          <w:szCs w:val="24"/>
        </w:rPr>
        <w:t>neural representation</w:t>
      </w:r>
      <w:r w:rsidR="00FF22C7">
        <w:rPr>
          <w:szCs w:val="24"/>
        </w:rPr>
        <w:t>s</w:t>
      </w:r>
      <w:r w:rsidR="00FF22C7" w:rsidRPr="00FF22C7">
        <w:rPr>
          <w:szCs w:val="24"/>
        </w:rPr>
        <w:t xml:space="preserve"> for different levels of face familiarity</w:t>
      </w:r>
      <w:r>
        <w:rPr>
          <w:szCs w:val="24"/>
          <w:highlight w:val="white"/>
        </w:rPr>
        <w:t xml:space="preserve">. Our results show that self and personally familiar faces lead to higher </w:t>
      </w:r>
      <w:r w:rsidR="007E69D5">
        <w:rPr>
          <w:szCs w:val="24"/>
        </w:rPr>
        <w:t xml:space="preserve">discrimination </w:t>
      </w:r>
      <w:r>
        <w:rPr>
          <w:szCs w:val="24"/>
          <w:highlight w:val="white"/>
        </w:rPr>
        <w:t xml:space="preserve">accuracy and enhanced representation in the brain even under highly noisy conditions while famous (visually familiar) and unfamiliar face </w:t>
      </w:r>
      <w:r w:rsidR="007E69D5">
        <w:rPr>
          <w:szCs w:val="24"/>
        </w:rPr>
        <w:t xml:space="preserve">discrimination </w:t>
      </w:r>
      <w:r>
        <w:rPr>
          <w:szCs w:val="24"/>
        </w:rPr>
        <w:t xml:space="preserve">is only possible in low-noise conditions. Importantly, our novel information flow analysis reveals that in low-noise conditions, the feedforward sweep of </w:t>
      </w:r>
      <w:r w:rsidR="004E5BD2">
        <w:rPr>
          <w:szCs w:val="24"/>
        </w:rPr>
        <w:t xml:space="preserve">face category </w:t>
      </w:r>
      <w:r>
        <w:rPr>
          <w:szCs w:val="24"/>
        </w:rPr>
        <w:t xml:space="preserve">information processing is dominant while at higher levels of noise, the </w:t>
      </w:r>
      <w:r w:rsidR="004E5BD2">
        <w:rPr>
          <w:szCs w:val="24"/>
        </w:rPr>
        <w:t xml:space="preserve">face category </w:t>
      </w:r>
      <w:r>
        <w:rPr>
          <w:szCs w:val="24"/>
        </w:rPr>
        <w:t xml:space="preserve">information is significantly feedback dominated. Such a gradual dominance of feedback to feedforward as a function of noise level supports a </w:t>
      </w:r>
      <w:r>
        <w:rPr>
          <w:szCs w:val="24"/>
        </w:rPr>
        <w:lastRenderedPageBreak/>
        <w:t>dynamic exchange of information between higher-order (frontal) cognitive and visual areas depending on the amount of sensory evidence.</w:t>
      </w:r>
    </w:p>
    <w:p w14:paraId="254325EF" w14:textId="77777777" w:rsidR="002E4E3B" w:rsidRDefault="00CB2701">
      <w:pPr>
        <w:jc w:val="both"/>
        <w:rPr>
          <w:szCs w:val="24"/>
        </w:rPr>
      </w:pPr>
      <w:r>
        <w:rPr>
          <w:szCs w:val="24"/>
        </w:rPr>
        <w:t xml:space="preserve"> </w:t>
      </w:r>
    </w:p>
    <w:p w14:paraId="1C12FBAC" w14:textId="77777777" w:rsidR="002E4E3B" w:rsidRDefault="00CB2701">
      <w:pPr>
        <w:jc w:val="both"/>
        <w:rPr>
          <w:szCs w:val="24"/>
        </w:rPr>
      </w:pPr>
      <w:r>
        <w:rPr>
          <w:i/>
          <w:szCs w:val="24"/>
        </w:rPr>
        <w:t>Keywords</w:t>
      </w:r>
      <w:r>
        <w:rPr>
          <w:szCs w:val="24"/>
        </w:rPr>
        <w:t xml:space="preserve">: Face Recognition, Familiar Faces, Feedback, Feed-forward, </w:t>
      </w:r>
      <w:r>
        <w:rPr>
          <w:szCs w:val="24"/>
          <w:highlight w:val="white"/>
        </w:rPr>
        <w:t>Multivariate Pattern Analysis (MVPA), Representational Similarity Analysis (RSA)</w:t>
      </w:r>
    </w:p>
    <w:p w14:paraId="1F4DB1A7" w14:textId="77777777" w:rsidR="002E4E3B" w:rsidRDefault="00CB2701">
      <w:pPr>
        <w:pStyle w:val="Heading1"/>
      </w:pPr>
      <w:bookmarkStart w:id="23" w:name="_bldudi4loio1"/>
      <w:bookmarkEnd w:id="23"/>
      <w:r>
        <w:t>Results</w:t>
      </w:r>
    </w:p>
    <w:p w14:paraId="02A5280B" w14:textId="77777777" w:rsidR="002E4E3B" w:rsidRDefault="00CB2701">
      <w:pPr>
        <w:pStyle w:val="Heading2"/>
      </w:pPr>
      <w:bookmarkStart w:id="24" w:name="_ywyp85cvwlt5"/>
      <w:bookmarkEnd w:id="24"/>
      <w:r>
        <w:t>Familiarity is reflected in event-related potentials and behavioral performance</w:t>
      </w:r>
    </w:p>
    <w:p w14:paraId="14FDCF58" w14:textId="3E0AB10F" w:rsidR="002E4E3B" w:rsidRDefault="00CB2701" w:rsidP="00C15443">
      <w:pPr>
        <w:ind w:firstLine="720"/>
        <w:jc w:val="both"/>
      </w:pPr>
      <w:r>
        <w:rPr>
          <w:color w:val="222222"/>
          <w:szCs w:val="24"/>
          <w:highlight w:val="white"/>
        </w:rPr>
        <w:t xml:space="preserve">We recorded EEG data from human subjects (n=18) while they </w:t>
      </w:r>
      <w:r w:rsidR="007E69D5">
        <w:rPr>
          <w:color w:val="222222"/>
          <w:szCs w:val="24"/>
          <w:highlight w:val="white"/>
        </w:rPr>
        <w:t xml:space="preserve">discriminated </w:t>
      </w:r>
      <w:r>
        <w:rPr>
          <w:color w:val="222222"/>
          <w:szCs w:val="24"/>
          <w:highlight w:val="white"/>
        </w:rPr>
        <w:t xml:space="preserve">rapidly updating sequences of images as familiar or unfamiliar faces. </w:t>
      </w:r>
      <w:r w:rsidR="008E0156" w:rsidRPr="008E0156">
        <w:rPr>
          <w:color w:val="222222"/>
          <w:szCs w:val="24"/>
        </w:rPr>
        <w:t>In each sequence (trial), the pattern of noise was updat</w:t>
      </w:r>
      <w:r w:rsidR="008E0156">
        <w:rPr>
          <w:color w:val="222222"/>
          <w:szCs w:val="24"/>
        </w:rPr>
        <w:t>ed</w:t>
      </w:r>
      <w:r w:rsidR="008E0156" w:rsidRPr="008E0156">
        <w:rPr>
          <w:color w:val="222222"/>
          <w:szCs w:val="24"/>
        </w:rPr>
        <w:t xml:space="preserve"> in each frame while the face image </w:t>
      </w:r>
      <w:r w:rsidR="008E0156">
        <w:rPr>
          <w:color w:val="222222"/>
          <w:szCs w:val="24"/>
        </w:rPr>
        <w:t>remained</w:t>
      </w:r>
      <w:r w:rsidR="008E0156" w:rsidRPr="008E0156">
        <w:rPr>
          <w:color w:val="222222"/>
          <w:szCs w:val="24"/>
        </w:rPr>
        <w:t xml:space="preserve"> the same.</w:t>
      </w:r>
      <w:r w:rsidR="008E0156">
        <w:rPr>
          <w:color w:val="222222"/>
          <w:szCs w:val="24"/>
        </w:rPr>
        <w:t xml:space="preserve"> </w:t>
      </w:r>
      <w:r>
        <w:rPr>
          <w:color w:val="222222"/>
          <w:szCs w:val="24"/>
          <w:highlight w:val="white"/>
        </w:rPr>
        <w:t xml:space="preserve">Familiar face images were selected from celebrity faces, subjects’ own, and personally familiar faces (e.g., friends, family members, relatives) while unfamiliar face images were completely unknown to subjects. </w:t>
      </w:r>
      <w:r>
        <w:rPr>
          <w:szCs w:val="24"/>
        </w:rPr>
        <w:t>We also varied the amount of sensory evidence in each stimulus sequence by manipulating the phase coherence of images on different trials (Figure 1A). Within each block of trials, familiar and unfamiliar face images</w:t>
      </w:r>
      <w:r w:rsidR="004B77D2">
        <w:rPr>
          <w:szCs w:val="24"/>
        </w:rPr>
        <w:t xml:space="preserve"> </w:t>
      </w:r>
      <w:r w:rsidR="004B77D2" w:rsidRPr="004B77D2">
        <w:rPr>
          <w:szCs w:val="24"/>
        </w:rPr>
        <w:t>with different coherence levels</w:t>
      </w:r>
      <w:r>
        <w:rPr>
          <w:szCs w:val="24"/>
        </w:rPr>
        <w:t xml:space="preserve"> were presented in random order. </w:t>
      </w:r>
      <w:r>
        <w:rPr>
          <w:color w:val="222222"/>
          <w:szCs w:val="24"/>
          <w:highlight w:val="white"/>
        </w:rPr>
        <w:t>We designed this paradigm to study</w:t>
      </w:r>
      <w:r>
        <w:rPr>
          <w:szCs w:val="24"/>
        </w:rPr>
        <w:t xml:space="preserve"> how the stimulus- and decision-related activities for different face categories are built up on the scalp gradually during stimulus presentation and how this build-up activation is related to the amount of sensory evidence.</w:t>
      </w:r>
    </w:p>
    <w:p w14:paraId="68080FED" w14:textId="5521545B" w:rsidR="002E4E3B" w:rsidRDefault="00CB2701" w:rsidP="00C15443">
      <w:pPr>
        <w:ind w:firstLine="720"/>
        <w:jc w:val="both"/>
        <w:rPr>
          <w:szCs w:val="24"/>
        </w:rPr>
      </w:pPr>
      <w:r>
        <w:rPr>
          <w:szCs w:val="24"/>
        </w:rPr>
        <w:t>We quantified our behavioral results using hit rate (HR) and false alarm rate (FAR).</w:t>
      </w:r>
      <w:r w:rsidR="00CD3459">
        <w:rPr>
          <w:szCs w:val="24"/>
        </w:rPr>
        <w:t xml:space="preserve"> Specifically, HR</w:t>
      </w:r>
      <w:r w:rsidR="001D04AB">
        <w:rPr>
          <w:szCs w:val="24"/>
        </w:rPr>
        <w:t xml:space="preserve"> </w:t>
      </w:r>
      <w:r w:rsidR="001901B3">
        <w:rPr>
          <w:szCs w:val="24"/>
        </w:rPr>
        <w:t xml:space="preserve">for category ‘A’ </w:t>
      </w:r>
      <w:r w:rsidR="001D04AB">
        <w:rPr>
          <w:szCs w:val="24"/>
        </w:rPr>
        <w:t xml:space="preserve">was the proportion of images in </w:t>
      </w:r>
      <w:r w:rsidR="001901B3">
        <w:rPr>
          <w:szCs w:val="24"/>
        </w:rPr>
        <w:t>that</w:t>
      </w:r>
      <w:r w:rsidR="001D04AB">
        <w:rPr>
          <w:szCs w:val="24"/>
        </w:rPr>
        <w:t xml:space="preserve"> category which were correctly labeled as belonging </w:t>
      </w:r>
      <w:r w:rsidR="001901B3">
        <w:rPr>
          <w:szCs w:val="24"/>
        </w:rPr>
        <w:t xml:space="preserve">to </w:t>
      </w:r>
      <w:r w:rsidR="001D04AB">
        <w:rPr>
          <w:szCs w:val="24"/>
        </w:rPr>
        <w:t xml:space="preserve">category </w:t>
      </w:r>
      <w:r w:rsidR="001901B3">
        <w:rPr>
          <w:szCs w:val="24"/>
        </w:rPr>
        <w:t xml:space="preserve">‘A’ </w:t>
      </w:r>
      <w:r w:rsidR="001D04AB">
        <w:rPr>
          <w:szCs w:val="24"/>
        </w:rPr>
        <w:t xml:space="preserve">(e.g. </w:t>
      </w:r>
      <w:r w:rsidR="001901B3">
        <w:rPr>
          <w:szCs w:val="24"/>
        </w:rPr>
        <w:t xml:space="preserve">HR for familiar faces was </w:t>
      </w:r>
      <w:r w:rsidR="001D04AB">
        <w:rPr>
          <w:szCs w:val="24"/>
        </w:rPr>
        <w:t xml:space="preserve">proportion of familiar faces correctly </w:t>
      </w:r>
      <w:r w:rsidR="007E69D5">
        <w:rPr>
          <w:szCs w:val="24"/>
        </w:rPr>
        <w:t xml:space="preserve">discriminated </w:t>
      </w:r>
      <w:r w:rsidR="001D04AB">
        <w:rPr>
          <w:szCs w:val="24"/>
        </w:rPr>
        <w:t xml:space="preserve">as familiar). Accordingly, </w:t>
      </w:r>
      <w:r w:rsidR="00CD3459">
        <w:rPr>
          <w:szCs w:val="24"/>
        </w:rPr>
        <w:t>FAR</w:t>
      </w:r>
      <w:r w:rsidR="001D04AB">
        <w:rPr>
          <w:szCs w:val="24"/>
        </w:rPr>
        <w:t xml:space="preserve"> </w:t>
      </w:r>
      <w:r w:rsidR="001901B3">
        <w:rPr>
          <w:szCs w:val="24"/>
        </w:rPr>
        <w:t xml:space="preserve">for category ‘A’ </w:t>
      </w:r>
      <w:r w:rsidR="001D04AB">
        <w:rPr>
          <w:szCs w:val="24"/>
        </w:rPr>
        <w:t xml:space="preserve">was the proportion of images </w:t>
      </w:r>
      <w:r w:rsidR="00D60E27">
        <w:rPr>
          <w:szCs w:val="24"/>
        </w:rPr>
        <w:t>from</w:t>
      </w:r>
      <w:r w:rsidR="001D04AB">
        <w:rPr>
          <w:szCs w:val="24"/>
        </w:rPr>
        <w:t xml:space="preserve"> </w:t>
      </w:r>
      <w:r w:rsidR="00D60E27">
        <w:rPr>
          <w:szCs w:val="24"/>
        </w:rPr>
        <w:t xml:space="preserve">category </w:t>
      </w:r>
      <w:r w:rsidR="001901B3">
        <w:rPr>
          <w:szCs w:val="24"/>
        </w:rPr>
        <w:t xml:space="preserve">‘B’ </w:t>
      </w:r>
      <w:r w:rsidR="001D04AB">
        <w:rPr>
          <w:szCs w:val="24"/>
        </w:rPr>
        <w:t xml:space="preserve">which were </w:t>
      </w:r>
      <w:r w:rsidR="00D60E27">
        <w:rPr>
          <w:szCs w:val="24"/>
        </w:rPr>
        <w:t>in</w:t>
      </w:r>
      <w:r w:rsidR="001D04AB">
        <w:rPr>
          <w:szCs w:val="24"/>
        </w:rPr>
        <w:t>correctly labeled as category</w:t>
      </w:r>
      <w:r w:rsidR="00D60E27">
        <w:rPr>
          <w:szCs w:val="24"/>
        </w:rPr>
        <w:t xml:space="preserve"> </w:t>
      </w:r>
      <w:r w:rsidR="001901B3">
        <w:rPr>
          <w:szCs w:val="24"/>
        </w:rPr>
        <w:t xml:space="preserve">‘A’ </w:t>
      </w:r>
      <w:r w:rsidR="00D60E27">
        <w:rPr>
          <w:szCs w:val="24"/>
        </w:rPr>
        <w:t xml:space="preserve">(e.g. </w:t>
      </w:r>
      <w:r w:rsidR="001901B3">
        <w:rPr>
          <w:szCs w:val="24"/>
        </w:rPr>
        <w:t xml:space="preserve">FAR for familiar faces was the </w:t>
      </w:r>
      <w:r w:rsidR="00D60E27">
        <w:rPr>
          <w:szCs w:val="24"/>
        </w:rPr>
        <w:t xml:space="preserve">proportion of </w:t>
      </w:r>
      <w:r w:rsidR="001901B3">
        <w:rPr>
          <w:szCs w:val="24"/>
        </w:rPr>
        <w:t>un</w:t>
      </w:r>
      <w:r w:rsidR="00BB597A">
        <w:rPr>
          <w:szCs w:val="24"/>
        </w:rPr>
        <w:t>familiar</w:t>
      </w:r>
      <w:r w:rsidR="00D60E27">
        <w:rPr>
          <w:szCs w:val="24"/>
        </w:rPr>
        <w:t xml:space="preserve"> faces incorrectly </w:t>
      </w:r>
      <w:r w:rsidR="007E69D5" w:rsidRPr="007E69D5">
        <w:rPr>
          <w:szCs w:val="24"/>
        </w:rPr>
        <w:t xml:space="preserve">discriminated </w:t>
      </w:r>
      <w:r w:rsidR="00D60E27">
        <w:rPr>
          <w:szCs w:val="24"/>
        </w:rPr>
        <w:lastRenderedPageBreak/>
        <w:t>as familiar).</w:t>
      </w:r>
      <w:r w:rsidR="00CD3459">
        <w:rPr>
          <w:szCs w:val="24"/>
        </w:rPr>
        <w:t xml:space="preserve"> As the task was </w:t>
      </w:r>
      <w:r w:rsidR="006648C7">
        <w:rPr>
          <w:szCs w:val="24"/>
        </w:rPr>
        <w:t>familiar</w:t>
      </w:r>
      <w:r w:rsidR="00CD3459">
        <w:rPr>
          <w:szCs w:val="24"/>
        </w:rPr>
        <w:t xml:space="preserve">-unfamiliar </w:t>
      </w:r>
      <w:r w:rsidR="007E69D5">
        <w:rPr>
          <w:szCs w:val="24"/>
        </w:rPr>
        <w:t>discrimination</w:t>
      </w:r>
      <w:r w:rsidR="00CD3459">
        <w:rPr>
          <w:szCs w:val="24"/>
        </w:rPr>
        <w:t>, we could not calculate FAR for subcategories</w:t>
      </w:r>
      <w:r w:rsidR="006648C7">
        <w:rPr>
          <w:szCs w:val="24"/>
        </w:rPr>
        <w:t xml:space="preserve"> </w:t>
      </w:r>
      <w:r w:rsidR="00821C53">
        <w:rPr>
          <w:szCs w:val="24"/>
        </w:rPr>
        <w:t xml:space="preserve">of familiar faces </w:t>
      </w:r>
      <w:r w:rsidR="006648C7">
        <w:rPr>
          <w:szCs w:val="24"/>
        </w:rPr>
        <w:t>by definition</w:t>
      </w:r>
      <w:r w:rsidR="00CD3459">
        <w:rPr>
          <w:szCs w:val="24"/>
        </w:rPr>
        <w:t>.</w:t>
      </w:r>
      <w:r w:rsidR="00821C53">
        <w:rPr>
          <w:szCs w:val="24"/>
        </w:rPr>
        <w:t xml:space="preserve"> </w:t>
      </w:r>
      <w:r>
        <w:rPr>
          <w:szCs w:val="24"/>
        </w:rPr>
        <w:t xml:space="preserve">The results show that all subjects performed nearly perfectly (HR&gt;0.9) at the highest phase coherence (55%), for both familiar and unfamiliar categories, and that their performance was near chance at the lowest coherence (22%, HR~0.5, Figure 1B). Figure 1B also shows that the overall HR in unfamiliar face </w:t>
      </w:r>
      <w:r w:rsidR="007E69D5">
        <w:rPr>
          <w:szCs w:val="24"/>
        </w:rPr>
        <w:t>discrimination</w:t>
      </w:r>
      <w:r>
        <w:rPr>
          <w:szCs w:val="24"/>
        </w:rPr>
        <w:t xml:space="preserve"> is slightly higher than that of familiar face </w:t>
      </w:r>
      <w:r w:rsidR="007E69D5">
        <w:rPr>
          <w:szCs w:val="24"/>
        </w:rPr>
        <w:t>discrimination</w:t>
      </w:r>
      <w:r>
        <w:rPr>
          <w:szCs w:val="24"/>
        </w:rPr>
        <w:t xml:space="preserve">, which might not agree with previous reports. Note that although this difference in HR is </w:t>
      </w:r>
      <w:r>
        <w:rPr>
          <w:szCs w:val="24"/>
          <w:highlight w:val="yellow"/>
        </w:rPr>
        <w:t xml:space="preserve">significant </w:t>
      </w:r>
      <w:r>
        <w:rPr>
          <w:szCs w:val="24"/>
        </w:rPr>
        <w:t>(p</w:t>
      </w:r>
      <w:r w:rsidR="00DD6269">
        <w:rPr>
          <w:szCs w:val="24"/>
        </w:rPr>
        <w:t xml:space="preserve"> </w:t>
      </w:r>
      <w:r>
        <w:rPr>
          <w:szCs w:val="24"/>
        </w:rPr>
        <w:t>&lt;</w:t>
      </w:r>
      <w:r w:rsidR="00DD6269">
        <w:rPr>
          <w:szCs w:val="24"/>
        </w:rPr>
        <w:t xml:space="preserve"> </w:t>
      </w:r>
      <w:r>
        <w:rPr>
          <w:szCs w:val="24"/>
        </w:rPr>
        <w:t xml:space="preserve">0.001, F=43.143, two-way ANOVA), subjects made </w:t>
      </w:r>
      <w:r>
        <w:rPr>
          <w:szCs w:val="24"/>
          <w:highlight w:val="yellow"/>
        </w:rPr>
        <w:t xml:space="preserve">significantly </w:t>
      </w:r>
      <w:r>
        <w:rPr>
          <w:szCs w:val="24"/>
        </w:rPr>
        <w:t xml:space="preserve">more false alarms in </w:t>
      </w:r>
      <w:r w:rsidR="007E69D5">
        <w:rPr>
          <w:szCs w:val="24"/>
        </w:rPr>
        <w:t>discriminat</w:t>
      </w:r>
      <w:r w:rsidR="000C0CB8">
        <w:rPr>
          <w:szCs w:val="24"/>
        </w:rPr>
        <w:t xml:space="preserve">ing </w:t>
      </w:r>
      <w:r>
        <w:rPr>
          <w:szCs w:val="24"/>
        </w:rPr>
        <w:t xml:space="preserve">unfamiliar than familiar faces (Figure 1B, p &lt; 0.001, F=43.143, two-way ANOVA, compare red vs. black dashed lines). Comparing the reaction times of correctly </w:t>
      </w:r>
      <w:r w:rsidR="007E69D5">
        <w:rPr>
          <w:szCs w:val="24"/>
        </w:rPr>
        <w:t xml:space="preserve">discriminated </w:t>
      </w:r>
      <w:r>
        <w:rPr>
          <w:szCs w:val="24"/>
        </w:rPr>
        <w:t xml:space="preserve">images also demonstrates that subjects were 100 </w:t>
      </w:r>
      <w:proofErr w:type="spellStart"/>
      <w:r>
        <w:rPr>
          <w:szCs w:val="24"/>
        </w:rPr>
        <w:t>ms</w:t>
      </w:r>
      <w:proofErr w:type="spellEnd"/>
      <w:r>
        <w:rPr>
          <w:szCs w:val="24"/>
        </w:rPr>
        <w:t xml:space="preserve"> quicker in </w:t>
      </w:r>
      <w:r w:rsidR="007E69D5">
        <w:rPr>
          <w:szCs w:val="24"/>
        </w:rPr>
        <w:t>discriminat</w:t>
      </w:r>
      <w:r w:rsidR="004B77D2">
        <w:rPr>
          <w:szCs w:val="24"/>
        </w:rPr>
        <w:t xml:space="preserve">ing </w:t>
      </w:r>
      <w:r>
        <w:rPr>
          <w:szCs w:val="24"/>
        </w:rPr>
        <w:t>familiar faces in the three high phase coherence levels (</w:t>
      </w:r>
      <w:commentRangeStart w:id="25"/>
      <w:r>
        <w:rPr>
          <w:szCs w:val="24"/>
        </w:rPr>
        <w:t>30%, 45%, and 55%, p</w:t>
      </w:r>
      <w:r w:rsidR="00DD6269">
        <w:rPr>
          <w:szCs w:val="24"/>
        </w:rPr>
        <w:t xml:space="preserve"> </w:t>
      </w:r>
      <w:r>
        <w:rPr>
          <w:szCs w:val="24"/>
        </w:rPr>
        <w:t>&lt;</w:t>
      </w:r>
      <w:r w:rsidR="00DD6269">
        <w:rPr>
          <w:szCs w:val="24"/>
        </w:rPr>
        <w:t xml:space="preserve"> </w:t>
      </w:r>
      <w:r>
        <w:rPr>
          <w:szCs w:val="24"/>
        </w:rPr>
        <w:t>0.001, F=124.058, two-way ANOVA</w:t>
      </w:r>
      <w:commentRangeEnd w:id="25"/>
      <w:r>
        <w:commentReference w:id="25"/>
      </w:r>
      <w:r>
        <w:rPr>
          <w:szCs w:val="24"/>
        </w:rPr>
        <w:t xml:space="preserve">) than unfamiliar faces while this difference in reaction time disappeared at the lowest </w:t>
      </w:r>
      <w:commentRangeStart w:id="26"/>
      <w:r>
        <w:rPr>
          <w:szCs w:val="24"/>
        </w:rPr>
        <w:t xml:space="preserve">coherence </w:t>
      </w:r>
      <w:commentRangeEnd w:id="26"/>
      <w:r>
        <w:commentReference w:id="26"/>
      </w:r>
      <w:r>
        <w:rPr>
          <w:szCs w:val="24"/>
        </w:rPr>
        <w:t>(22%, Figure 1C).</w:t>
      </w:r>
    </w:p>
    <w:p w14:paraId="1857E758" w14:textId="1126F4B8" w:rsidR="002E4E3B" w:rsidRDefault="00CB2701">
      <w:pPr>
        <w:ind w:firstLine="720"/>
        <w:jc w:val="both"/>
      </w:pPr>
      <w:r>
        <w:rPr>
          <w:szCs w:val="24"/>
        </w:rPr>
        <w:t xml:space="preserve">We further calculated the HR separately for three familiar face sub-categories: famous, personally familiar, and self. Note that participants performed a two-alternative </w:t>
      </w:r>
      <w:r>
        <w:rPr>
          <w:szCs w:val="24"/>
          <w:highlight w:val="yellow"/>
        </w:rPr>
        <w:t>forced choice</w:t>
      </w:r>
      <w:r>
        <w:rPr>
          <w:szCs w:val="24"/>
        </w:rPr>
        <w:t xml:space="preserve"> task for familiar vs. unfamiliar faces and we did not specifically ask subjects to </w:t>
      </w:r>
      <w:r w:rsidR="007E69D5">
        <w:rPr>
          <w:szCs w:val="24"/>
        </w:rPr>
        <w:t>discriminat</w:t>
      </w:r>
      <w:r>
        <w:rPr>
          <w:szCs w:val="24"/>
        </w:rPr>
        <w:t xml:space="preserve">e these sub-categories. The calculated HR here is the ratio of correct responses within each of these familiar sub-categories. The results show a gradual increase in HR as a function of phase coherence and familiarity (Figure 1D, </w:t>
      </w:r>
      <w:commentRangeStart w:id="27"/>
      <w:r>
        <w:rPr>
          <w:szCs w:val="24"/>
        </w:rPr>
        <w:t>p&lt;0.001, F=188.708, two-way ANOVA</w:t>
      </w:r>
      <w:commentRangeEnd w:id="27"/>
      <w:r>
        <w:commentReference w:id="27"/>
      </w:r>
      <w:r>
        <w:rPr>
          <w:szCs w:val="24"/>
        </w:rPr>
        <w:t xml:space="preserve">), showing that subjects were most accurate in </w:t>
      </w:r>
      <w:r w:rsidR="007E69D5">
        <w:rPr>
          <w:szCs w:val="24"/>
        </w:rPr>
        <w:t>discriminat</w:t>
      </w:r>
      <w:r>
        <w:rPr>
          <w:szCs w:val="24"/>
        </w:rPr>
        <w:t xml:space="preserve">ing their own (self), then personally familiar, and finally famous (or visually familiar) </w:t>
      </w:r>
      <w:commentRangeStart w:id="28"/>
      <w:r>
        <w:rPr>
          <w:szCs w:val="24"/>
        </w:rPr>
        <w:t>faces</w:t>
      </w:r>
      <w:commentRangeEnd w:id="28"/>
      <w:r>
        <w:commentReference w:id="28"/>
      </w:r>
      <w:r>
        <w:rPr>
          <w:szCs w:val="24"/>
        </w:rPr>
        <w:t xml:space="preserve">. The reaction time analysis also showed a similar pattern where subjects were fastest to </w:t>
      </w:r>
      <w:r w:rsidR="007E69D5">
        <w:rPr>
          <w:szCs w:val="24"/>
        </w:rPr>
        <w:t>discriminat</w:t>
      </w:r>
      <w:r>
        <w:rPr>
          <w:szCs w:val="24"/>
        </w:rPr>
        <w:t xml:space="preserve">e self faces than personally familiar and famous faces (Figure 1E, p&lt;0.001, F=174.063, two-way </w:t>
      </w:r>
      <w:commentRangeStart w:id="29"/>
      <w:r>
        <w:rPr>
          <w:szCs w:val="24"/>
        </w:rPr>
        <w:t>ANOVA</w:t>
      </w:r>
      <w:commentRangeEnd w:id="29"/>
      <w:r>
        <w:commentReference w:id="29"/>
      </w:r>
      <w:r>
        <w:rPr>
          <w:szCs w:val="24"/>
        </w:rPr>
        <w:t>).</w:t>
      </w:r>
    </w:p>
    <w:p w14:paraId="7F52D230" w14:textId="77777777" w:rsidR="002E4E3B" w:rsidRDefault="00CB2701">
      <w:pPr>
        <w:ind w:firstLine="720"/>
        <w:jc w:val="both"/>
      </w:pPr>
      <w:r>
        <w:t xml:space="preserve">  </w:t>
      </w:r>
    </w:p>
    <w:p w14:paraId="2756769F" w14:textId="698D39DD" w:rsidR="002E4E3B" w:rsidRDefault="00246931">
      <w:pPr>
        <w:keepNext/>
        <w:jc w:val="center"/>
      </w:pPr>
      <w:r w:rsidRPr="00246931">
        <w:rPr>
          <w:noProof/>
        </w:rPr>
        <w:lastRenderedPageBreak/>
        <w:drawing>
          <wp:inline distT="0" distB="0" distL="0" distR="0" wp14:anchorId="40333CC8" wp14:editId="4FC47BB9">
            <wp:extent cx="3528000" cy="605841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28000" cy="6058411"/>
                    </a:xfrm>
                    <a:prstGeom prst="rect">
                      <a:avLst/>
                    </a:prstGeom>
                    <a:noFill/>
                    <a:ln>
                      <a:noFill/>
                    </a:ln>
                  </pic:spPr>
                </pic:pic>
              </a:graphicData>
            </a:graphic>
          </wp:inline>
        </w:drawing>
      </w:r>
    </w:p>
    <w:p w14:paraId="3B117CEA" w14:textId="39650E21" w:rsidR="002E4E3B" w:rsidRDefault="00CB2701">
      <w:pPr>
        <w:pStyle w:val="Caption"/>
        <w:jc w:val="both"/>
        <w:rPr>
          <w:i w:val="0"/>
          <w:iCs w:val="0"/>
          <w:sz w:val="20"/>
          <w:szCs w:val="20"/>
        </w:rPr>
      </w:pPr>
      <w:r>
        <w:rPr>
          <w:b/>
          <w:bCs/>
          <w:i w:val="0"/>
          <w:iCs w:val="0"/>
          <w:sz w:val="20"/>
          <w:szCs w:val="20"/>
        </w:rPr>
        <w:t>Figure 1</w:t>
      </w:r>
      <w:r>
        <w:rPr>
          <w:b/>
          <w:bCs/>
          <w:i w:val="0"/>
          <w:iCs w:val="0"/>
          <w:sz w:val="20"/>
          <w:szCs w:val="20"/>
          <w:lang w:val="en-AU"/>
        </w:rPr>
        <w:t>.</w:t>
      </w:r>
      <w:r>
        <w:rPr>
          <w:b/>
          <w:bCs/>
          <w:i w:val="0"/>
          <w:iCs w:val="0"/>
          <w:sz w:val="20"/>
          <w:szCs w:val="20"/>
        </w:rPr>
        <w:t xml:space="preserve"> Experimental design and </w:t>
      </w:r>
      <w:proofErr w:type="spellStart"/>
      <w:r>
        <w:rPr>
          <w:b/>
          <w:bCs/>
          <w:i w:val="0"/>
          <w:iCs w:val="0"/>
          <w:sz w:val="20"/>
          <w:szCs w:val="20"/>
        </w:rPr>
        <w:t>behavioural</w:t>
      </w:r>
      <w:proofErr w:type="spellEnd"/>
      <w:r>
        <w:rPr>
          <w:b/>
          <w:bCs/>
          <w:i w:val="0"/>
          <w:iCs w:val="0"/>
          <w:sz w:val="20"/>
          <w:szCs w:val="20"/>
        </w:rPr>
        <w:t xml:space="preserve"> results for familiar vs. unfamiliar face </w:t>
      </w:r>
      <w:r w:rsidR="007E69D5">
        <w:rPr>
          <w:b/>
          <w:bCs/>
          <w:i w:val="0"/>
          <w:iCs w:val="0"/>
          <w:sz w:val="20"/>
          <w:szCs w:val="20"/>
        </w:rPr>
        <w:t>discrimination</w:t>
      </w:r>
      <w:r>
        <w:rPr>
          <w:b/>
          <w:bCs/>
          <w:i w:val="0"/>
          <w:iCs w:val="0"/>
          <w:sz w:val="20"/>
          <w:szCs w:val="20"/>
        </w:rPr>
        <w:t>.</w:t>
      </w:r>
      <w:r>
        <w:rPr>
          <w:i w:val="0"/>
          <w:iCs w:val="0"/>
          <w:sz w:val="20"/>
          <w:szCs w:val="20"/>
        </w:rPr>
        <w:t xml:space="preserve"> (A) Upper row shows a sample face image (from famous category) at the four different phase coherence levels (22, 30, 45, and 55%) used in this experiment, in addition to the original image (not used). Lower row shows schematic representation of the experimental paradigm. In each trial, a black fixation cross was presented for 300-600 </w:t>
      </w:r>
      <w:proofErr w:type="spellStart"/>
      <w:r>
        <w:rPr>
          <w:i w:val="0"/>
          <w:iCs w:val="0"/>
          <w:sz w:val="20"/>
          <w:szCs w:val="20"/>
        </w:rPr>
        <w:t>ms</w:t>
      </w:r>
      <w:proofErr w:type="spellEnd"/>
      <w:r>
        <w:rPr>
          <w:i w:val="0"/>
          <w:iCs w:val="0"/>
          <w:sz w:val="20"/>
          <w:szCs w:val="20"/>
        </w:rPr>
        <w:t xml:space="preserve"> (randomly chosen). Then, a noisy and rapidly updating (every 16.7 </w:t>
      </w:r>
      <w:proofErr w:type="spellStart"/>
      <w:r>
        <w:rPr>
          <w:i w:val="0"/>
          <w:iCs w:val="0"/>
          <w:sz w:val="20"/>
          <w:szCs w:val="20"/>
        </w:rPr>
        <w:t>ms</w:t>
      </w:r>
      <w:proofErr w:type="spellEnd"/>
      <w:r>
        <w:rPr>
          <w:i w:val="0"/>
          <w:iCs w:val="0"/>
          <w:sz w:val="20"/>
          <w:szCs w:val="20"/>
        </w:rPr>
        <w:t>) stimulus of a face image (control, famous, personally familiar, or self), at one of the four possible phase coherence levels, was presented for a maximum of 1.2 s. Within this time subjects had to indicate their choice by pressing one of two buttons to tell if they saw a familiar or unfamiliar face image</w:t>
      </w:r>
      <w:r w:rsidR="00693056">
        <w:rPr>
          <w:i w:val="0"/>
          <w:iCs w:val="0"/>
          <w:sz w:val="20"/>
          <w:szCs w:val="20"/>
        </w:rPr>
        <w:t xml:space="preserve"> (button </w:t>
      </w:r>
      <w:r w:rsidR="00693056" w:rsidRPr="00693056">
        <w:rPr>
          <w:i w:val="0"/>
          <w:iCs w:val="0"/>
          <w:sz w:val="20"/>
          <w:szCs w:val="20"/>
        </w:rPr>
        <w:t>mappings counterbalanced over blocks</w:t>
      </w:r>
      <w:r w:rsidR="00693056">
        <w:rPr>
          <w:i w:val="0"/>
          <w:iCs w:val="0"/>
          <w:sz w:val="20"/>
          <w:szCs w:val="20"/>
        </w:rPr>
        <w:t>)</w:t>
      </w:r>
      <w:r>
        <w:rPr>
          <w:i w:val="0"/>
          <w:iCs w:val="0"/>
          <w:sz w:val="20"/>
          <w:szCs w:val="20"/>
        </w:rPr>
        <w:t xml:space="preserve">. The dynamic stimulus was interrupted upon subjects’ response and it was followed by a variable delay lasting between 1-1.2 s (randomly chosen Inter-trial interval- ITI). Mean false alarm rate (FAR) and hit rate (HR) (B) and median reaction time (C) of subjects in the </w:t>
      </w:r>
      <w:r w:rsidR="007E69D5">
        <w:rPr>
          <w:i w:val="0"/>
          <w:iCs w:val="0"/>
          <w:sz w:val="20"/>
          <w:szCs w:val="20"/>
        </w:rPr>
        <w:t>discrimination</w:t>
      </w:r>
      <w:r>
        <w:rPr>
          <w:i w:val="0"/>
          <w:iCs w:val="0"/>
          <w:sz w:val="20"/>
          <w:szCs w:val="20"/>
        </w:rPr>
        <w:t xml:space="preserve"> of familiar and unfamiliar faces images as a function of coherence levels. (D) and (E) show the results for each of the familiar face familiarity levels. Error bars are the standard error of the mean across subjects.</w:t>
      </w:r>
    </w:p>
    <w:p w14:paraId="28F1FDF7" w14:textId="77777777" w:rsidR="002E4E3B" w:rsidRDefault="002E4E3B">
      <w:pPr>
        <w:jc w:val="both"/>
        <w:rPr>
          <w:sz w:val="20"/>
          <w:szCs w:val="20"/>
        </w:rPr>
      </w:pPr>
    </w:p>
    <w:p w14:paraId="66A8C837" w14:textId="0ECDD096" w:rsidR="002E4E3B" w:rsidRDefault="00CB2701">
      <w:pPr>
        <w:ind w:firstLine="720"/>
        <w:jc w:val="both"/>
        <w:rPr>
          <w:szCs w:val="24"/>
        </w:rPr>
      </w:pPr>
      <w:r>
        <w:rPr>
          <w:szCs w:val="24"/>
        </w:rPr>
        <w:t xml:space="preserve">Our behavioral results showed that there is a gradual increase in the performance of subjects as a function of familiarity level - i.e., subject achieve higher performance if the faces are more familiar to them. </w:t>
      </w:r>
      <w:r w:rsidR="00755771">
        <w:rPr>
          <w:szCs w:val="24"/>
        </w:rPr>
        <w:t>T</w:t>
      </w:r>
      <w:r w:rsidR="00755771" w:rsidRPr="00755771">
        <w:rPr>
          <w:szCs w:val="24"/>
        </w:rPr>
        <w:t xml:space="preserve">o see how neural responses are modulated </w:t>
      </w:r>
      <w:r w:rsidR="008E5F63">
        <w:rPr>
          <w:szCs w:val="24"/>
        </w:rPr>
        <w:t>by</w:t>
      </w:r>
      <w:r w:rsidR="00755771" w:rsidRPr="00755771">
        <w:rPr>
          <w:szCs w:val="24"/>
        </w:rPr>
        <w:t xml:space="preserve"> </w:t>
      </w:r>
      <w:r w:rsidR="00755771" w:rsidRPr="00C15443">
        <w:rPr>
          <w:szCs w:val="24"/>
        </w:rPr>
        <w:t>different</w:t>
      </w:r>
      <w:r w:rsidR="008E5F63">
        <w:rPr>
          <w:szCs w:val="24"/>
        </w:rPr>
        <w:t xml:space="preserve"> levels of familiarity and coherence</w:t>
      </w:r>
      <w:r>
        <w:rPr>
          <w:szCs w:val="24"/>
        </w:rPr>
        <w:t xml:space="preserve">, we averaged event-related potentials (ERP) across subjects for different familiarity levels and phase coherences (Figure 2B). At high coherence, the averaged ERPs demonstrated an early, category-irrelevant, evoked response, followed by an increase in the amplitude proportional to familiarity levels, showing that self faces elicited the highest ERP amplitude, followed by personally familiar, famous, and control faces (Figure 2B for 55% phase coherence). </w:t>
      </w:r>
      <w:commentRangeStart w:id="30"/>
      <w:commentRangeStart w:id="31"/>
      <w:commentRangeStart w:id="32"/>
      <w:r>
        <w:rPr>
          <w:szCs w:val="24"/>
        </w:rPr>
        <w:t xml:space="preserve">This observation of late differentiation between familiarity levels at later time points </w:t>
      </w:r>
      <w:r w:rsidR="00C60AF0">
        <w:rPr>
          <w:szCs w:val="24"/>
        </w:rPr>
        <w:t xml:space="preserve">seems to </w:t>
      </w:r>
      <w:r>
        <w:rPr>
          <w:szCs w:val="24"/>
        </w:rPr>
        <w:t>support evidence accumulation</w:t>
      </w:r>
      <w:r w:rsidR="00CF144D">
        <w:rPr>
          <w:szCs w:val="24"/>
        </w:rPr>
        <w:t xml:space="preserve"> over time</w:t>
      </w:r>
      <w:r w:rsidR="00926BC6">
        <w:rPr>
          <w:szCs w:val="24"/>
        </w:rPr>
        <w:t>,</w:t>
      </w:r>
      <w:r w:rsidR="00CF144D">
        <w:rPr>
          <w:szCs w:val="24"/>
        </w:rPr>
        <w:t xml:space="preserve"> which </w:t>
      </w:r>
      <w:r w:rsidR="00926BC6">
        <w:rPr>
          <w:szCs w:val="24"/>
        </w:rPr>
        <w:t xml:space="preserve">is </w:t>
      </w:r>
      <w:r w:rsidR="00CF144D">
        <w:rPr>
          <w:szCs w:val="24"/>
          <w:lang w:val="en-US"/>
        </w:rPr>
        <w:t xml:space="preserve">more pronounced </w:t>
      </w:r>
      <w:r w:rsidR="00926BC6">
        <w:rPr>
          <w:szCs w:val="24"/>
        </w:rPr>
        <w:t>at</w:t>
      </w:r>
      <w:r w:rsidR="00C60AF0">
        <w:rPr>
          <w:szCs w:val="24"/>
        </w:rPr>
        <w:t xml:space="preserve"> higher coherence level</w:t>
      </w:r>
      <w:r w:rsidR="00926BC6">
        <w:rPr>
          <w:szCs w:val="24"/>
        </w:rPr>
        <w:t xml:space="preserve">s where the brain had access to reliable information to accumulate. </w:t>
      </w:r>
      <w:commentRangeEnd w:id="30"/>
      <w:r>
        <w:commentReference w:id="30"/>
      </w:r>
      <w:commentRangeEnd w:id="31"/>
      <w:r w:rsidR="00060708">
        <w:rPr>
          <w:rStyle w:val="CommentReference"/>
        </w:rPr>
        <w:commentReference w:id="31"/>
      </w:r>
      <w:commentRangeEnd w:id="32"/>
      <w:r w:rsidR="00926BC6">
        <w:rPr>
          <w:rStyle w:val="CommentReference"/>
        </w:rPr>
        <w:commentReference w:id="32"/>
      </w:r>
      <w:r>
        <w:rPr>
          <w:szCs w:val="24"/>
        </w:rPr>
        <w:t xml:space="preserve">We also observed a similar </w:t>
      </w:r>
      <w:r w:rsidR="00755771">
        <w:rPr>
          <w:szCs w:val="24"/>
        </w:rPr>
        <w:t xml:space="preserve">pattern </w:t>
      </w:r>
      <w:r>
        <w:rPr>
          <w:szCs w:val="24"/>
        </w:rPr>
        <w:t xml:space="preserve">between the ERPs of different familiarity levels at the time of decision. Such a differentiation disappeared at a very low coherence level where the amount of sensory evidence, and </w:t>
      </w:r>
      <w:proofErr w:type="spellStart"/>
      <w:r>
        <w:rPr>
          <w:szCs w:val="24"/>
        </w:rPr>
        <w:t>behaviorual</w:t>
      </w:r>
      <w:proofErr w:type="spellEnd"/>
      <w:r>
        <w:rPr>
          <w:szCs w:val="24"/>
        </w:rPr>
        <w:t xml:space="preserve"> performance, was very low (Figure 2A for 22% phase coherence). These results reveal neural correlates of perceptual differences in </w:t>
      </w:r>
      <w:r w:rsidR="007E69D5">
        <w:rPr>
          <w:szCs w:val="24"/>
        </w:rPr>
        <w:t>discriminat</w:t>
      </w:r>
      <w:r>
        <w:rPr>
          <w:szCs w:val="24"/>
        </w:rPr>
        <w:t xml:space="preserve">ing different familiar face category under difficult conditions.    </w:t>
      </w:r>
    </w:p>
    <w:p w14:paraId="7415DDDD" w14:textId="77777777" w:rsidR="002E4E3B" w:rsidRDefault="00CB2701">
      <w:pPr>
        <w:keepNext/>
        <w:jc w:val="center"/>
      </w:pPr>
      <w:r>
        <w:rPr>
          <w:noProof/>
          <w:lang w:val="en-AU"/>
        </w:rPr>
        <w:lastRenderedPageBreak/>
        <w:drawing>
          <wp:inline distT="0" distB="0" distL="0" distR="0" wp14:anchorId="73EC40CB" wp14:editId="497E8EBA">
            <wp:extent cx="4198620" cy="4414520"/>
            <wp:effectExtent l="0" t="0" r="0" b="0"/>
            <wp:docPr id="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a:picLocks noChangeAspect="1" noChangeArrowheads="1"/>
                    </pic:cNvPicPr>
                  </pic:nvPicPr>
                  <pic:blipFill>
                    <a:blip r:embed="rId12"/>
                    <a:stretch>
                      <a:fillRect/>
                    </a:stretch>
                  </pic:blipFill>
                  <pic:spPr bwMode="auto">
                    <a:xfrm>
                      <a:off x="0" y="0"/>
                      <a:ext cx="4198620" cy="4414520"/>
                    </a:xfrm>
                    <a:prstGeom prst="rect">
                      <a:avLst/>
                    </a:prstGeom>
                  </pic:spPr>
                </pic:pic>
              </a:graphicData>
            </a:graphic>
          </wp:inline>
        </w:drawing>
      </w:r>
    </w:p>
    <w:p w14:paraId="05ED591B" w14:textId="0E779BBD" w:rsidR="002E4E3B" w:rsidRDefault="00CB2701" w:rsidP="008028F5">
      <w:pPr>
        <w:pStyle w:val="Caption"/>
        <w:jc w:val="both"/>
        <w:rPr>
          <w:i w:val="0"/>
          <w:iCs w:val="0"/>
          <w:sz w:val="20"/>
          <w:szCs w:val="20"/>
        </w:rPr>
      </w:pPr>
      <w:r>
        <w:rPr>
          <w:b/>
          <w:bCs/>
          <w:i w:val="0"/>
          <w:iCs w:val="0"/>
          <w:sz w:val="20"/>
          <w:szCs w:val="20"/>
        </w:rPr>
        <w:t>Figure 2</w:t>
      </w:r>
      <w:r>
        <w:rPr>
          <w:b/>
          <w:bCs/>
          <w:i w:val="0"/>
          <w:iCs w:val="0"/>
          <w:sz w:val="20"/>
          <w:szCs w:val="20"/>
          <w:lang w:val="en-AU"/>
        </w:rPr>
        <w:t>.</w:t>
      </w:r>
      <w:r>
        <w:rPr>
          <w:b/>
          <w:bCs/>
          <w:i w:val="0"/>
          <w:iCs w:val="0"/>
          <w:sz w:val="20"/>
          <w:szCs w:val="20"/>
        </w:rPr>
        <w:t xml:space="preserve"> The effect of familiarity and sensory evidence on event-related potentials (ERPs).</w:t>
      </w:r>
      <w:r>
        <w:rPr>
          <w:b/>
          <w:i w:val="0"/>
          <w:iCs w:val="0"/>
          <w:sz w:val="20"/>
          <w:szCs w:val="20"/>
        </w:rPr>
        <w:t xml:space="preserve"> </w:t>
      </w:r>
      <w:r>
        <w:rPr>
          <w:i w:val="0"/>
          <w:iCs w:val="0"/>
          <w:sz w:val="20"/>
          <w:szCs w:val="20"/>
        </w:rPr>
        <w:t xml:space="preserve">Averaged ERPs for 22% (A) and 55% (B) phase coherence levels and four face categories across all subjects for an electrode at a centroparietal site (CP2). Note that the left panels refers to stimulus aligned ERPs while the right panel shows </w:t>
      </w:r>
      <w:r w:rsidR="008028F5">
        <w:rPr>
          <w:i w:val="0"/>
          <w:iCs w:val="0"/>
          <w:sz w:val="20"/>
          <w:szCs w:val="20"/>
        </w:rPr>
        <w:t xml:space="preserve">response </w:t>
      </w:r>
      <w:r>
        <w:rPr>
          <w:i w:val="0"/>
          <w:iCs w:val="0"/>
          <w:sz w:val="20"/>
          <w:szCs w:val="20"/>
        </w:rPr>
        <w:t xml:space="preserve">aligned ERPs. </w:t>
      </w:r>
    </w:p>
    <w:p w14:paraId="7D8010FC" w14:textId="77777777" w:rsidR="002E4E3B" w:rsidRDefault="002E4E3B">
      <w:pPr>
        <w:jc w:val="center"/>
      </w:pPr>
    </w:p>
    <w:p w14:paraId="35188BE2" w14:textId="77777777" w:rsidR="002E4E3B" w:rsidRDefault="00CB2701">
      <w:pPr>
        <w:pStyle w:val="Heading2"/>
      </w:pPr>
      <w:bookmarkStart w:id="33" w:name="_kvwk1mp4tcqm"/>
      <w:bookmarkEnd w:id="33"/>
      <w:r>
        <w:t xml:space="preserve">Dynamics of neural representation and evidence accumulation for different face familiarity levels </w:t>
      </w:r>
    </w:p>
    <w:p w14:paraId="09BB2C28" w14:textId="1168DE09" w:rsidR="002E4E3B" w:rsidRDefault="00CB2701" w:rsidP="00E65432">
      <w:pPr>
        <w:ind w:firstLine="720"/>
        <w:jc w:val="both"/>
        <w:rPr>
          <w:szCs w:val="24"/>
        </w:rPr>
      </w:pPr>
      <w:r>
        <w:rPr>
          <w:color w:val="222222"/>
          <w:szCs w:val="24"/>
          <w:highlight w:val="white"/>
        </w:rPr>
        <w:t>Our results so far are consistent with previous event-related studies showing that the amplitude of ERP modulation depends on familiarity level (</w:t>
      </w:r>
      <w:r>
        <w:rPr>
          <w:szCs w:val="24"/>
        </w:rPr>
        <w:t xml:space="preserve">Henson et al., 2008; Kaufmann et al., 2009; </w:t>
      </w:r>
      <w:proofErr w:type="spellStart"/>
      <w:r>
        <w:rPr>
          <w:szCs w:val="24"/>
        </w:rPr>
        <w:t>Schweinberger</w:t>
      </w:r>
      <w:proofErr w:type="spellEnd"/>
      <w:r>
        <w:rPr>
          <w:szCs w:val="24"/>
        </w:rPr>
        <w:t xml:space="preserve"> et al., 2002, </w:t>
      </w:r>
      <w:proofErr w:type="spellStart"/>
      <w:r>
        <w:rPr>
          <w:szCs w:val="24"/>
        </w:rPr>
        <w:t>Hanso</w:t>
      </w:r>
      <w:proofErr w:type="spellEnd"/>
      <w:r>
        <w:rPr>
          <w:szCs w:val="24"/>
        </w:rPr>
        <w:t xml:space="preserve"> et al., 2010, Huang et al., 2017</w:t>
      </w:r>
      <w:r>
        <w:rPr>
          <w:color w:val="222222"/>
          <w:szCs w:val="24"/>
          <w:highlight w:val="white"/>
        </w:rPr>
        <w:t>). Next, we performed multivariate pattern analysis (MVPA) and representational similarity analysis (RSA) on EEG data to quantify time course of familiar face processing</w:t>
      </w:r>
      <w:r w:rsidR="001C63D7">
        <w:rPr>
          <w:color w:val="222222"/>
          <w:szCs w:val="24"/>
          <w:highlight w:val="white"/>
        </w:rPr>
        <w:t xml:space="preserve">. </w:t>
      </w:r>
      <w:r w:rsidR="009B25F3">
        <w:rPr>
          <w:color w:val="222222"/>
          <w:szCs w:val="24"/>
        </w:rPr>
        <w:t>A</w:t>
      </w:r>
      <w:r w:rsidR="001C63D7">
        <w:rPr>
          <w:szCs w:val="24"/>
        </w:rPr>
        <w:t>s opposed to</w:t>
      </w:r>
      <w:r w:rsidR="009B25F3">
        <w:rPr>
          <w:szCs w:val="24"/>
        </w:rPr>
        <w:t xml:space="preserve"> traditional single-channel </w:t>
      </w:r>
      <w:r w:rsidR="00E36D70">
        <w:rPr>
          <w:szCs w:val="24"/>
        </w:rPr>
        <w:t xml:space="preserve">(univariate) </w:t>
      </w:r>
      <w:r w:rsidR="009B25F3">
        <w:rPr>
          <w:szCs w:val="24"/>
        </w:rPr>
        <w:t xml:space="preserve">ERP analysis, MVPA </w:t>
      </w:r>
      <w:r w:rsidR="001C63D7">
        <w:rPr>
          <w:szCs w:val="24"/>
        </w:rPr>
        <w:t xml:space="preserve">allows us to </w:t>
      </w:r>
      <w:r w:rsidR="001C63D7">
        <w:rPr>
          <w:szCs w:val="24"/>
        </w:rPr>
        <w:lastRenderedPageBreak/>
        <w:t xml:space="preserve">capture the whole-brain, widespread but subtle differences between the processing dynamics </w:t>
      </w:r>
      <w:r w:rsidR="00A523C0">
        <w:rPr>
          <w:szCs w:val="24"/>
        </w:rPr>
        <w:t>of</w:t>
      </w:r>
      <w:r w:rsidR="001C63D7">
        <w:rPr>
          <w:szCs w:val="24"/>
        </w:rPr>
        <w:t xml:space="preserve"> different familiarity levels</w:t>
      </w:r>
      <w:r w:rsidR="00E36D70">
        <w:rPr>
          <w:szCs w:val="24"/>
        </w:rPr>
        <w:t xml:space="preserve"> (</w:t>
      </w:r>
      <w:proofErr w:type="spellStart"/>
      <w:r w:rsidR="00E36D70">
        <w:rPr>
          <w:szCs w:val="24"/>
        </w:rPr>
        <w:t>Ambrus</w:t>
      </w:r>
      <w:proofErr w:type="spellEnd"/>
      <w:r w:rsidR="00E36D70">
        <w:rPr>
          <w:szCs w:val="24"/>
        </w:rPr>
        <w:t xml:space="preserve"> et al., 2019; Dobs et al., 2019)</w:t>
      </w:r>
      <w:r w:rsidR="001C63D7">
        <w:rPr>
          <w:szCs w:val="24"/>
        </w:rPr>
        <w:t>.</w:t>
      </w:r>
      <w:r w:rsidR="001C63D7">
        <w:rPr>
          <w:color w:val="222222"/>
          <w:szCs w:val="24"/>
          <w:highlight w:val="white"/>
        </w:rPr>
        <w:t xml:space="preserve"> Specifically, we </w:t>
      </w:r>
      <w:r>
        <w:rPr>
          <w:color w:val="222222"/>
          <w:szCs w:val="24"/>
          <w:highlight w:val="white"/>
        </w:rPr>
        <w:t>ask</w:t>
      </w:r>
      <w:r w:rsidR="001C63D7">
        <w:rPr>
          <w:color w:val="222222"/>
          <w:szCs w:val="24"/>
          <w:highlight w:val="white"/>
        </w:rPr>
        <w:t>ed</w:t>
      </w:r>
      <w:r>
        <w:rPr>
          <w:color w:val="222222"/>
          <w:szCs w:val="24"/>
          <w:highlight w:val="white"/>
        </w:rPr>
        <w:t xml:space="preserve"> </w:t>
      </w:r>
      <w:r>
        <w:rPr>
          <w:szCs w:val="24"/>
        </w:rPr>
        <w:t xml:space="preserve">(1) how the coding dynamics of stimulus- and </w:t>
      </w:r>
      <w:r w:rsidR="001B6952">
        <w:rPr>
          <w:szCs w:val="24"/>
        </w:rPr>
        <w:t>response</w:t>
      </w:r>
      <w:r>
        <w:rPr>
          <w:szCs w:val="24"/>
        </w:rPr>
        <w:t>-related activity change depending on face familiarity</w:t>
      </w:r>
      <w:r w:rsidR="00F16227">
        <w:rPr>
          <w:szCs w:val="24"/>
        </w:rPr>
        <w:t xml:space="preserve"> </w:t>
      </w:r>
      <w:r>
        <w:rPr>
          <w:szCs w:val="24"/>
        </w:rPr>
        <w:t>and (2) how manipulation of sensory evidence (phase coherence) affects neural representation and coding of different familiarity levels.</w:t>
      </w:r>
      <w:ins w:id="34" w:author="Hamid Karimi-Rouzbahani" w:date="2019-10-31T14:29:00Z">
        <w:r w:rsidR="001C63D7">
          <w:rPr>
            <w:szCs w:val="24"/>
          </w:rPr>
          <w:t xml:space="preserve"> </w:t>
        </w:r>
      </w:ins>
    </w:p>
    <w:p w14:paraId="190B042F" w14:textId="1810A293" w:rsidR="006B3615" w:rsidRDefault="006B3615" w:rsidP="00083AC1">
      <w:pPr>
        <w:ind w:firstLine="720"/>
        <w:jc w:val="both"/>
        <w:rPr>
          <w:ins w:id="35" w:author="Hamid Karimi-Rouzbahani" w:date="2019-10-31T14:44:00Z"/>
          <w:szCs w:val="24"/>
        </w:rPr>
      </w:pPr>
      <w:ins w:id="36" w:author="Hamid Karimi-Rouzbahani" w:date="2019-10-31T14:44:00Z">
        <w:r>
          <w:rPr>
            <w:szCs w:val="24"/>
          </w:rPr>
          <w:t xml:space="preserve">Our two-class decoding analysis for familiar vs. unfamiliar trials (correct trials) showed that during the early time points </w:t>
        </w:r>
      </w:ins>
      <w:ins w:id="37" w:author="Hamid Karimi-Rouzbahani" w:date="2019-10-31T14:47:00Z">
        <w:r>
          <w:rPr>
            <w:szCs w:val="24"/>
          </w:rPr>
          <w:t xml:space="preserve">(until around ~200 </w:t>
        </w:r>
        <w:proofErr w:type="spellStart"/>
        <w:r>
          <w:rPr>
            <w:szCs w:val="24"/>
          </w:rPr>
          <w:t>ms</w:t>
        </w:r>
        <w:proofErr w:type="spellEnd"/>
        <w:r>
          <w:rPr>
            <w:szCs w:val="24"/>
          </w:rPr>
          <w:t xml:space="preserve">) </w:t>
        </w:r>
      </w:ins>
      <w:ins w:id="38" w:author="Hamid Karimi-Rouzbahani" w:date="2019-10-31T14:44:00Z">
        <w:r>
          <w:rPr>
            <w:szCs w:val="24"/>
          </w:rPr>
          <w:t>after stimulus onset, the decoding accuracy was near chance for all coherence levels (Figure 3A), whereas the decoding accuracy for face identity in previous studies peak</w:t>
        </w:r>
      </w:ins>
      <w:ins w:id="39" w:author="Hamid Karimi-Rouzbahani" w:date="2019-11-07T15:33:00Z">
        <w:r w:rsidR="00083AC1">
          <w:rPr>
            <w:szCs w:val="24"/>
          </w:rPr>
          <w:t>ed</w:t>
        </w:r>
      </w:ins>
      <w:ins w:id="40" w:author="Hamid Karimi-Rouzbahani" w:date="2019-10-31T14:44:00Z">
        <w:r>
          <w:rPr>
            <w:szCs w:val="24"/>
          </w:rPr>
          <w:t xml:space="preserve"> around this time point (Dobs et al., 2019).</w:t>
        </w:r>
      </w:ins>
      <w:ins w:id="41" w:author="Hamid Karimi-Rouzbahani" w:date="2019-10-31T14:45:00Z">
        <w:r>
          <w:rPr>
            <w:szCs w:val="24"/>
          </w:rPr>
          <w:t xml:space="preserve"> </w:t>
        </w:r>
      </w:ins>
      <w:ins w:id="42" w:author="Hamid Karimi-Rouzbahani" w:date="2019-10-31T14:51:00Z">
        <w:r w:rsidR="00536C70">
          <w:rPr>
            <w:szCs w:val="24"/>
          </w:rPr>
          <w:t xml:space="preserve">This ramping up temporal profile suggests an accumulation of sensory evidence in the brain because each masked image </w:t>
        </w:r>
      </w:ins>
      <w:ins w:id="43" w:author="Hamid Karimi-Rouzbahani" w:date="2019-10-31T14:52:00Z">
        <w:r w:rsidR="00536C70">
          <w:rPr>
            <w:szCs w:val="24"/>
          </w:rPr>
          <w:t>remained</w:t>
        </w:r>
      </w:ins>
      <w:ins w:id="44" w:author="Hamid Karimi-Rouzbahani" w:date="2019-10-31T14:51:00Z">
        <w:r w:rsidR="00536C70">
          <w:rPr>
            <w:szCs w:val="24"/>
          </w:rPr>
          <w:t xml:space="preserve"> statistically </w:t>
        </w:r>
      </w:ins>
      <w:ins w:id="45" w:author="Hamid Karimi-Rouzbahani" w:date="2019-10-31T14:53:00Z">
        <w:r w:rsidR="00536C70">
          <w:rPr>
            <w:szCs w:val="24"/>
          </w:rPr>
          <w:t>unchanged</w:t>
        </w:r>
      </w:ins>
      <w:ins w:id="46" w:author="Hamid Karimi-Rouzbahani" w:date="2019-10-31T14:51:00Z">
        <w:r w:rsidR="00536C70">
          <w:rPr>
            <w:szCs w:val="24"/>
          </w:rPr>
          <w:t xml:space="preserve"> across the time course of stimulus presentation. </w:t>
        </w:r>
      </w:ins>
      <w:ins w:id="47" w:author="Hamid Karimi-Rouzbahani" w:date="2019-10-31T14:44:00Z">
        <w:r>
          <w:rPr>
            <w:szCs w:val="24"/>
          </w:rPr>
          <w:t>The decoding accuracy then gradually increases over time and peaks around 500ms post-stimulus for the highest coherence level (55%) while remains around chance for the lower coherence level (22%, Figure 3A). The accuracy for intermediate coherence levels (i.e., 30% and 45%) falls between these two bounds but only reaches significance for 45% coherence level.</w:t>
        </w:r>
      </w:ins>
      <w:ins w:id="48" w:author="Hamid Karimi-Rouzbahani" w:date="2019-10-31T14:45:00Z">
        <w:r>
          <w:rPr>
            <w:szCs w:val="24"/>
          </w:rPr>
          <w:t xml:space="preserve"> </w:t>
        </w:r>
      </w:ins>
    </w:p>
    <w:p w14:paraId="6C999FD8" w14:textId="2441FECC" w:rsidR="002E4E3B" w:rsidDel="006B3615" w:rsidRDefault="00CB2701" w:rsidP="00E807FF">
      <w:pPr>
        <w:ind w:firstLine="720"/>
        <w:jc w:val="both"/>
        <w:rPr>
          <w:del w:id="49" w:author="Hamid Karimi-Rouzbahani" w:date="2019-10-31T14:44:00Z"/>
          <w:szCs w:val="24"/>
        </w:rPr>
      </w:pPr>
      <w:del w:id="50" w:author="Hamid Karimi-Rouzbahani" w:date="2019-10-31T14:44:00Z">
        <w:r w:rsidDel="006B3615">
          <w:rPr>
            <w:szCs w:val="24"/>
          </w:rPr>
          <w:delText>Our two-class decoding analysis for familiar vs. unfamiliar trials</w:delText>
        </w:r>
      </w:del>
      <w:ins w:id="51" w:author="Yasamin" w:date="2019-10-21T11:42:00Z">
        <w:del w:id="52" w:author="Hamid Karimi-Rouzbahani" w:date="2019-10-31T14:44:00Z">
          <w:r w:rsidR="00E807FF" w:rsidDel="006B3615">
            <w:rPr>
              <w:szCs w:val="24"/>
            </w:rPr>
            <w:delText xml:space="preserve"> (correct trials)</w:delText>
          </w:r>
        </w:del>
      </w:ins>
      <w:del w:id="53" w:author="Hamid Karimi-Rouzbahani" w:date="2019-10-31T14:44:00Z">
        <w:r w:rsidDel="006B3615">
          <w:rPr>
            <w:szCs w:val="24"/>
          </w:rPr>
          <w:delText xml:space="preserve"> showed that during the early time points after stimulus onset, the decoding accuracy was near chance for all coherence levels (Figure 3A), suggesting that </w:delText>
        </w:r>
        <w:commentRangeStart w:id="54"/>
        <w:commentRangeStart w:id="55"/>
        <w:r w:rsidDel="006B3615">
          <w:rPr>
            <w:szCs w:val="24"/>
          </w:rPr>
          <w:delText>the sensory evidence is not enough for the decoding of face familiarity</w:delText>
        </w:r>
        <w:commentRangeEnd w:id="54"/>
        <w:r w:rsidDel="006B3615">
          <w:commentReference w:id="54"/>
        </w:r>
        <w:commentRangeEnd w:id="55"/>
        <w:r w:rsidR="00E807FF" w:rsidDel="006B3615">
          <w:rPr>
            <w:rStyle w:val="CommentReference"/>
          </w:rPr>
          <w:commentReference w:id="55"/>
        </w:r>
        <w:r w:rsidDel="006B3615">
          <w:rPr>
            <w:szCs w:val="24"/>
          </w:rPr>
          <w:delText xml:space="preserve"> even at around ~200 ms post-stimulus, where the </w:delText>
        </w:r>
        <w:commentRangeStart w:id="56"/>
        <w:commentRangeStart w:id="57"/>
        <w:r w:rsidDel="006B3615">
          <w:rPr>
            <w:szCs w:val="24"/>
          </w:rPr>
          <w:delText xml:space="preserve">decoding accuracy for visual </w:delText>
        </w:r>
      </w:del>
      <w:ins w:id="58" w:author="Yasamin" w:date="2019-10-21T11:45:00Z">
        <w:del w:id="59" w:author="Hamid Karimi-Rouzbahani" w:date="2019-10-31T14:44:00Z">
          <w:r w:rsidR="00E807FF" w:rsidDel="006B3615">
            <w:rPr>
              <w:szCs w:val="24"/>
            </w:rPr>
            <w:delText xml:space="preserve">face </w:delText>
          </w:r>
        </w:del>
      </w:ins>
      <w:ins w:id="60" w:author="Yasamin" w:date="2019-10-21T11:46:00Z">
        <w:del w:id="61" w:author="Hamid Karimi-Rouzbahani" w:date="2019-10-31T14:44:00Z">
          <w:r w:rsidR="00E807FF" w:rsidDel="006B3615">
            <w:rPr>
              <w:szCs w:val="24"/>
            </w:rPr>
            <w:delText>identity</w:delText>
          </w:r>
        </w:del>
      </w:ins>
      <w:ins w:id="62" w:author="Yasamin" w:date="2019-10-21T11:45:00Z">
        <w:del w:id="63" w:author="Hamid Karimi-Rouzbahani" w:date="2019-10-31T14:44:00Z">
          <w:r w:rsidR="00E807FF" w:rsidDel="006B3615">
            <w:rPr>
              <w:szCs w:val="24"/>
            </w:rPr>
            <w:delText xml:space="preserve"> and gender</w:delText>
          </w:r>
        </w:del>
      </w:ins>
      <w:del w:id="64" w:author="Hamid Karimi-Rouzbahani" w:date="2019-10-31T14:44:00Z">
        <w:r w:rsidDel="006B3615">
          <w:rPr>
            <w:szCs w:val="24"/>
          </w:rPr>
          <w:delText>processing</w:delText>
        </w:r>
        <w:commentRangeEnd w:id="56"/>
        <w:r w:rsidDel="006B3615">
          <w:commentReference w:id="56"/>
        </w:r>
        <w:commentRangeEnd w:id="57"/>
        <w:r w:rsidR="00E807FF" w:rsidDel="006B3615">
          <w:rPr>
            <w:rStyle w:val="CommentReference"/>
          </w:rPr>
          <w:commentReference w:id="57"/>
        </w:r>
        <w:r w:rsidDel="006B3615">
          <w:rPr>
            <w:szCs w:val="24"/>
          </w:rPr>
          <w:delText xml:space="preserve"> in previous studies peaks around this time point (Dobs et al., 2019). The decoding accuracy then gradually increases over time and peaks around 500ms post-stimulus for the highest coherence level (55%) while remains around chance for the lower coherence level (22%, Figure 3A). The accuracy for intermediate coherence levels (i.e., 30% and 45%) falls between these two bounds but only reaches significance for 45% coherence level.</w:delText>
        </w:r>
      </w:del>
    </w:p>
    <w:p w14:paraId="5C960CD7" w14:textId="368C49F3" w:rsidR="002E4E3B" w:rsidRDefault="00CB2701" w:rsidP="00E65432">
      <w:pPr>
        <w:ind w:firstLine="720"/>
        <w:jc w:val="both"/>
        <w:rPr>
          <w:szCs w:val="24"/>
        </w:rPr>
      </w:pPr>
      <w:r>
        <w:rPr>
          <w:szCs w:val="24"/>
        </w:rPr>
        <w:t xml:space="preserve">To examine if neural responses can be decoded at finer </w:t>
      </w:r>
      <w:r>
        <w:rPr>
          <w:color w:val="222222"/>
          <w:szCs w:val="24"/>
          <w:highlight w:val="white"/>
        </w:rPr>
        <w:t>categorization</w:t>
      </w:r>
      <w:r>
        <w:rPr>
          <w:color w:val="222222"/>
          <w:szCs w:val="24"/>
          <w:highlight w:val="white"/>
        </w:rPr>
        <w:t xml:space="preserve"> levels, we </w:t>
      </w:r>
      <w:r w:rsidR="00985B6B">
        <w:rPr>
          <w:color w:val="222222"/>
          <w:szCs w:val="24"/>
          <w:highlight w:val="white"/>
        </w:rPr>
        <w:t>separately calculated</w:t>
      </w:r>
      <w:r w:rsidR="00536C70">
        <w:rPr>
          <w:color w:val="222222"/>
          <w:szCs w:val="24"/>
          <w:highlight w:val="white"/>
        </w:rPr>
        <w:t xml:space="preserve"> the decoding </w:t>
      </w:r>
      <w:r w:rsidR="00985B6B">
        <w:rPr>
          <w:color w:val="222222"/>
          <w:szCs w:val="24"/>
          <w:highlight w:val="white"/>
        </w:rPr>
        <w:t>accuracy</w:t>
      </w:r>
      <w:r w:rsidR="00536C70">
        <w:rPr>
          <w:color w:val="222222"/>
          <w:szCs w:val="24"/>
          <w:highlight w:val="white"/>
        </w:rPr>
        <w:t xml:space="preserve"> </w:t>
      </w:r>
      <w:r>
        <w:rPr>
          <w:color w:val="222222"/>
          <w:szCs w:val="24"/>
          <w:highlight w:val="white"/>
        </w:rPr>
        <w:t xml:space="preserve">for each of the </w:t>
      </w:r>
      <w:r w:rsidR="00536C70">
        <w:rPr>
          <w:color w:val="222222"/>
          <w:szCs w:val="24"/>
          <w:highlight w:val="white"/>
        </w:rPr>
        <w:t>face subcategories (</w:t>
      </w:r>
      <w:r w:rsidR="007C5B60">
        <w:rPr>
          <w:color w:val="222222"/>
          <w:szCs w:val="24"/>
          <w:highlight w:val="white"/>
        </w:rPr>
        <w:t xml:space="preserve">after </w:t>
      </w:r>
      <w:r w:rsidR="007C5B60">
        <w:rPr>
          <w:color w:val="222222"/>
          <w:szCs w:val="24"/>
          <w:highlight w:val="white"/>
        </w:rPr>
        <w:lastRenderedPageBreak/>
        <w:t>collapsing the data across all coherence levels</w:t>
      </w:r>
      <w:r w:rsidR="00BA2119">
        <w:rPr>
          <w:color w:val="222222"/>
          <w:szCs w:val="24"/>
          <w:highlight w:val="white"/>
        </w:rPr>
        <w:t xml:space="preserve"> and decoding familiar from unfamiliar trials a</w:t>
      </w:r>
      <w:r w:rsidR="0078665A">
        <w:rPr>
          <w:color w:val="222222"/>
          <w:szCs w:val="24"/>
          <w:highlight w:val="white"/>
        </w:rPr>
        <w:t xml:space="preserve">s explained </w:t>
      </w:r>
      <w:r w:rsidR="00BA2119">
        <w:rPr>
          <w:color w:val="222222"/>
          <w:szCs w:val="24"/>
          <w:highlight w:val="white"/>
        </w:rPr>
        <w:t>above</w:t>
      </w:r>
      <w:r w:rsidR="00536C70">
        <w:rPr>
          <w:color w:val="222222"/>
          <w:szCs w:val="24"/>
          <w:highlight w:val="white"/>
        </w:rPr>
        <w:t>)</w:t>
      </w:r>
      <w:r>
        <w:rPr>
          <w:color w:val="222222"/>
          <w:szCs w:val="24"/>
          <w:highlight w:val="white"/>
        </w:rPr>
        <w:t xml:space="preserve">: control, famous, personally familiar, and self faces (Figure 3B). </w:t>
      </w:r>
      <w:r w:rsidR="007C5B60">
        <w:rPr>
          <w:color w:val="222222"/>
          <w:szCs w:val="24"/>
          <w:highlight w:val="white"/>
        </w:rPr>
        <w:t xml:space="preserve"> </w:t>
      </w:r>
      <w:r>
        <w:rPr>
          <w:color w:val="222222"/>
          <w:szCs w:val="24"/>
          <w:highlight w:val="white"/>
        </w:rPr>
        <w:t xml:space="preserve">The decoding accuracy was highest for self faces, both for stimulus- and </w:t>
      </w:r>
      <w:r w:rsidR="001B6952">
        <w:rPr>
          <w:color w:val="222222"/>
          <w:szCs w:val="24"/>
          <w:highlight w:val="white"/>
        </w:rPr>
        <w:t>response</w:t>
      </w:r>
      <w:r>
        <w:rPr>
          <w:color w:val="222222"/>
          <w:szCs w:val="24"/>
          <w:highlight w:val="white"/>
        </w:rPr>
        <w:t xml:space="preserve">-aligned trials, followed by accuracy of personally familiar, famous and control faces. </w:t>
      </w:r>
      <w:r>
        <w:rPr>
          <w:szCs w:val="24"/>
        </w:rPr>
        <w:t xml:space="preserve">Calculating the accuracy for response-aligned signals show that the decoding accuracy gradually increased and then maximized at ~100 </w:t>
      </w:r>
      <w:proofErr w:type="spellStart"/>
      <w:r>
        <w:rPr>
          <w:szCs w:val="24"/>
        </w:rPr>
        <w:t>ms</w:t>
      </w:r>
      <w:proofErr w:type="spellEnd"/>
      <w:r>
        <w:rPr>
          <w:szCs w:val="24"/>
        </w:rPr>
        <w:t xml:space="preserve"> before the response was given. The accuracy then rapidly decreased. This temporal evolution of decoding accuracy is indicative of an evidence accumulation process which begins after early visual perception and has a processing time that depends on the strength of the sensory evidence (Hanks and Summerfield, 2017; </w:t>
      </w:r>
      <w:proofErr w:type="spellStart"/>
      <w:r>
        <w:rPr>
          <w:szCs w:val="24"/>
        </w:rPr>
        <w:t>Philiastides</w:t>
      </w:r>
      <w:proofErr w:type="spellEnd"/>
      <w:r>
        <w:rPr>
          <w:szCs w:val="24"/>
        </w:rPr>
        <w:t xml:space="preserve"> et al., 2006).</w:t>
      </w:r>
    </w:p>
    <w:p w14:paraId="03777930" w14:textId="2C324EE9" w:rsidR="002E4E3B" w:rsidRDefault="00CB2701" w:rsidP="00E65432">
      <w:pPr>
        <w:ind w:firstLine="720"/>
        <w:jc w:val="both"/>
        <w:rPr>
          <w:szCs w:val="24"/>
        </w:rPr>
      </w:pPr>
      <w:r>
        <w:rPr>
          <w:szCs w:val="24"/>
        </w:rPr>
        <w:t xml:space="preserve">To determine whether the neural dynamics and decoding accuracy during stimulus presentation and </w:t>
      </w:r>
      <w:r w:rsidR="001B6952">
        <w:rPr>
          <w:szCs w:val="24"/>
        </w:rPr>
        <w:t>prior to response</w:t>
      </w:r>
      <w:r>
        <w:rPr>
          <w:szCs w:val="24"/>
        </w:rPr>
        <w:t xml:space="preserve"> are indeed associated with the perceptual task, as captured by our subjects’ behavioral performance, we calculated the correlation between decoding accuracy and perceptual performance. The correlation was calculated between 16 data points from decoding accuracy and </w:t>
      </w:r>
      <w:r w:rsidR="005D3B4E">
        <w:rPr>
          <w:szCs w:val="24"/>
        </w:rPr>
        <w:t xml:space="preserve">behavioral hit rates </w:t>
      </w:r>
      <w:r>
        <w:rPr>
          <w:szCs w:val="24"/>
        </w:rPr>
        <w:t xml:space="preserve">(4 face categories * four phase coherence levels), collapsed over subjects. Interestingly, the correlation peaked around 500 </w:t>
      </w:r>
      <w:proofErr w:type="spellStart"/>
      <w:r>
        <w:rPr>
          <w:szCs w:val="24"/>
        </w:rPr>
        <w:t>ms</w:t>
      </w:r>
      <w:proofErr w:type="spellEnd"/>
      <w:r>
        <w:rPr>
          <w:szCs w:val="24"/>
        </w:rPr>
        <w:t xml:space="preserve"> post stimulus (Figure 3C) which is just before the response was given. In other words, </w:t>
      </w:r>
      <w:r w:rsidR="001B6952">
        <w:rPr>
          <w:szCs w:val="24"/>
        </w:rPr>
        <w:t>t</w:t>
      </w:r>
      <w:r w:rsidR="001B6952" w:rsidRPr="001B6952">
        <w:rPr>
          <w:szCs w:val="24"/>
        </w:rPr>
        <w:t xml:space="preserve">he peak correlation before </w:t>
      </w:r>
      <w:r w:rsidR="001B6952">
        <w:rPr>
          <w:szCs w:val="24"/>
        </w:rPr>
        <w:t>the time of response</w:t>
      </w:r>
      <w:r w:rsidR="001B6952" w:rsidRPr="001B6952">
        <w:rPr>
          <w:szCs w:val="24"/>
        </w:rPr>
        <w:t xml:space="preserve"> suggest an evidence accumulation mechanism</w:t>
      </w:r>
      <w:r w:rsidR="001B6952">
        <w:rPr>
          <w:szCs w:val="24"/>
        </w:rPr>
        <w:t xml:space="preserve"> aiming at deciding whether</w:t>
      </w:r>
      <w:r>
        <w:rPr>
          <w:szCs w:val="24"/>
        </w:rPr>
        <w:t xml:space="preserve"> to press familiar or unfamiliar button, which took another ~100 </w:t>
      </w:r>
      <w:proofErr w:type="spellStart"/>
      <w:r>
        <w:rPr>
          <w:szCs w:val="24"/>
        </w:rPr>
        <w:t>ms</w:t>
      </w:r>
      <w:proofErr w:type="spellEnd"/>
      <w:r>
        <w:rPr>
          <w:szCs w:val="24"/>
        </w:rPr>
        <w:t xml:space="preserve"> to turn into action (finger movement).</w:t>
      </w:r>
    </w:p>
    <w:p w14:paraId="1970DB31" w14:textId="77777777" w:rsidR="002E4E3B" w:rsidRDefault="002E4E3B">
      <w:pPr>
        <w:ind w:firstLine="720"/>
        <w:jc w:val="both"/>
        <w:rPr>
          <w:szCs w:val="24"/>
        </w:rPr>
      </w:pPr>
    </w:p>
    <w:p w14:paraId="1995957C" w14:textId="77777777" w:rsidR="002E4E3B" w:rsidRDefault="002E4E3B"/>
    <w:p w14:paraId="1A946FBF" w14:textId="77777777" w:rsidR="002E4E3B" w:rsidRDefault="002E4E3B"/>
    <w:p w14:paraId="4B8FA09E" w14:textId="77777777" w:rsidR="002E4E3B" w:rsidRDefault="00CB2701">
      <w:pPr>
        <w:keepNext/>
        <w:jc w:val="center"/>
      </w:pPr>
      <w:r>
        <w:rPr>
          <w:noProof/>
          <w:lang w:val="en-AU"/>
        </w:rPr>
        <w:lastRenderedPageBreak/>
        <w:drawing>
          <wp:inline distT="0" distB="0" distL="0" distR="0" wp14:anchorId="17364D77" wp14:editId="1946842E">
            <wp:extent cx="3367405" cy="5367655"/>
            <wp:effectExtent l="0" t="0" r="0" b="0"/>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
                    <pic:cNvPicPr>
                      <a:picLocks noChangeAspect="1" noChangeArrowheads="1"/>
                    </pic:cNvPicPr>
                  </pic:nvPicPr>
                  <pic:blipFill>
                    <a:blip r:embed="rId13"/>
                    <a:stretch>
                      <a:fillRect/>
                    </a:stretch>
                  </pic:blipFill>
                  <pic:spPr bwMode="auto">
                    <a:xfrm>
                      <a:off x="0" y="0"/>
                      <a:ext cx="3367405" cy="5367655"/>
                    </a:xfrm>
                    <a:prstGeom prst="rect">
                      <a:avLst/>
                    </a:prstGeom>
                  </pic:spPr>
                </pic:pic>
              </a:graphicData>
            </a:graphic>
          </wp:inline>
        </w:drawing>
      </w:r>
    </w:p>
    <w:p w14:paraId="6011AA02" w14:textId="210A10BF" w:rsidR="002E4E3B" w:rsidRDefault="00CB2701" w:rsidP="00E65432">
      <w:pPr>
        <w:pStyle w:val="Caption"/>
        <w:jc w:val="both"/>
        <w:rPr>
          <w:i w:val="0"/>
          <w:iCs w:val="0"/>
          <w:sz w:val="20"/>
          <w:szCs w:val="20"/>
        </w:rPr>
      </w:pPr>
      <w:r>
        <w:rPr>
          <w:b/>
          <w:i w:val="0"/>
          <w:iCs w:val="0"/>
          <w:sz w:val="20"/>
          <w:szCs w:val="20"/>
        </w:rPr>
        <w:t>Figure 3.</w:t>
      </w:r>
      <w:r>
        <w:rPr>
          <w:b/>
          <w:i w:val="0"/>
          <w:iCs w:val="0"/>
          <w:sz w:val="20"/>
          <w:szCs w:val="20"/>
        </w:rPr>
        <w:t xml:space="preserve"> </w:t>
      </w:r>
      <w:r>
        <w:rPr>
          <w:b/>
          <w:i w:val="0"/>
          <w:iCs w:val="0"/>
          <w:sz w:val="20"/>
          <w:szCs w:val="20"/>
        </w:rPr>
        <w:t xml:space="preserve">Decoding of face familiarity from EEG signals.  </w:t>
      </w:r>
      <w:r w:rsidRPr="000375F9">
        <w:rPr>
          <w:i w:val="0"/>
          <w:iCs w:val="0"/>
          <w:sz w:val="20"/>
          <w:szCs w:val="20"/>
        </w:rPr>
        <w:t>(</w:t>
      </w:r>
      <w:r>
        <w:rPr>
          <w:i w:val="0"/>
          <w:iCs w:val="0"/>
          <w:sz w:val="20"/>
          <w:szCs w:val="20"/>
        </w:rPr>
        <w:t xml:space="preserve">A) Time course of decoding accuracy for familiar versus unfamiliar faces from EEG signals for four different phase coherence levels (22%, 30%, 45%, and 55%). (B) Time course of decoding accuracy for four face categories (i.e., control, famous, personally familiar, and self faces) from EEG signals collapsed over phase coherence levels. The chance accuracy is 0.5. Note that the left panel shows average decoding accuracy for stimulus-aligned trials while the right panel shows the results for </w:t>
      </w:r>
      <w:r w:rsidR="005D3B4E">
        <w:rPr>
          <w:i w:val="0"/>
          <w:iCs w:val="0"/>
          <w:sz w:val="20"/>
          <w:szCs w:val="20"/>
        </w:rPr>
        <w:t>response</w:t>
      </w:r>
      <w:r>
        <w:rPr>
          <w:i w:val="0"/>
          <w:iCs w:val="0"/>
          <w:sz w:val="20"/>
          <w:szCs w:val="20"/>
        </w:rPr>
        <w:t xml:space="preserve">-aligned trials (averaged over 18 subjects). Thickened lines indicate the time points when the accuracy was significantly above chance level (sign rank test, FDR corrected across time, p&lt;0.05). (C) Correlation between subjects’ </w:t>
      </w:r>
      <w:proofErr w:type="spellStart"/>
      <w:r>
        <w:rPr>
          <w:i w:val="0"/>
          <w:iCs w:val="0"/>
          <w:sz w:val="20"/>
          <w:szCs w:val="20"/>
        </w:rPr>
        <w:t>behavioural</w:t>
      </w:r>
      <w:proofErr w:type="spellEnd"/>
      <w:r>
        <w:rPr>
          <w:i w:val="0"/>
          <w:iCs w:val="0"/>
          <w:sz w:val="20"/>
          <w:szCs w:val="20"/>
        </w:rPr>
        <w:t xml:space="preserve"> performance and decoding accuracy (across all conditions) over time. Thickened lines indicate the time points when the correlation was significant. </w:t>
      </w:r>
    </w:p>
    <w:p w14:paraId="20B3FC0D" w14:textId="77777777" w:rsidR="002E4E3B" w:rsidRDefault="002E4E3B">
      <w:pPr>
        <w:jc w:val="both"/>
        <w:rPr>
          <w:sz w:val="20"/>
          <w:szCs w:val="20"/>
        </w:rPr>
      </w:pPr>
    </w:p>
    <w:p w14:paraId="33D932B9" w14:textId="77777777" w:rsidR="002E4E3B" w:rsidRDefault="002E4E3B">
      <w:pPr>
        <w:jc w:val="both"/>
        <w:rPr>
          <w:sz w:val="20"/>
          <w:szCs w:val="20"/>
        </w:rPr>
      </w:pPr>
    </w:p>
    <w:p w14:paraId="40415015" w14:textId="69A53DE5" w:rsidR="00061E4A" w:rsidRDefault="00550956" w:rsidP="00E65432">
      <w:pPr>
        <w:ind w:firstLine="720"/>
        <w:jc w:val="both"/>
        <w:rPr>
          <w:szCs w:val="24"/>
        </w:rPr>
      </w:pPr>
      <w:r>
        <w:rPr>
          <w:szCs w:val="24"/>
        </w:rPr>
        <w:lastRenderedPageBreak/>
        <w:t>T</w:t>
      </w:r>
      <w:r w:rsidRPr="00550956">
        <w:rPr>
          <w:szCs w:val="24"/>
        </w:rPr>
        <w:t>o rule out the contribution of low-level differences between conditions, we carried out a supplementary analysis using RSA</w:t>
      </w:r>
      <w:r>
        <w:rPr>
          <w:szCs w:val="24"/>
        </w:rPr>
        <w:t xml:space="preserve"> (Dobs et al., 2018). </w:t>
      </w:r>
      <w:r w:rsidR="00CB2701">
        <w:rPr>
          <w:szCs w:val="24"/>
        </w:rPr>
        <w:t>In other words, the differences that we see when decoding signals from different categories might have already been in the images of those categories; e.g. self faces being more frontal than famous faces leading to brighter images and therefore the separability of self from frontal faces. Moreover, despite equalizing the frequency content, pixel intensities, and the contrast of the images</w:t>
      </w:r>
      <w:r w:rsidR="00CB2701">
        <w:rPr>
          <w:szCs w:val="24"/>
          <w:lang w:val="en-AU"/>
        </w:rPr>
        <w:t xml:space="preserve"> in our dataset,</w:t>
      </w:r>
      <w:r w:rsidR="00CB2701">
        <w:rPr>
          <w:szCs w:val="24"/>
        </w:rPr>
        <w:t xml:space="preserve"> the face images might be associated with some other differences in low-level image properties.</w:t>
      </w:r>
      <w:r w:rsidR="00061E4A">
        <w:rPr>
          <w:szCs w:val="24"/>
        </w:rPr>
        <w:t xml:space="preserve"> </w:t>
      </w:r>
      <w:r w:rsidR="009F4636">
        <w:rPr>
          <w:szCs w:val="24"/>
        </w:rPr>
        <w:t>To that end, w</w:t>
      </w:r>
      <w:r w:rsidR="00CB2701">
        <w:rPr>
          <w:szCs w:val="24"/>
        </w:rPr>
        <w:t>e created a model representational dissimilarity matrix (RDM) to determine when neural representations discriminate familiar face categories under different phase coherence levels.</w:t>
      </w:r>
      <w:r w:rsidR="00FF3EC6">
        <w:rPr>
          <w:szCs w:val="24"/>
        </w:rPr>
        <w:t xml:space="preserve"> Briefly, </w:t>
      </w:r>
      <w:r w:rsidR="00061E4A">
        <w:rPr>
          <w:szCs w:val="24"/>
        </w:rPr>
        <w:t xml:space="preserve">neural </w:t>
      </w:r>
      <w:r w:rsidR="00FF3EC6" w:rsidRPr="00FF3EC6">
        <w:rPr>
          <w:szCs w:val="24"/>
        </w:rPr>
        <w:t xml:space="preserve">RDMs </w:t>
      </w:r>
      <w:r w:rsidR="00FF3EC6">
        <w:rPr>
          <w:szCs w:val="24"/>
        </w:rPr>
        <w:t xml:space="preserve">are constructed by </w:t>
      </w:r>
      <w:r w:rsidR="00FF3EC6" w:rsidRPr="00FF3EC6">
        <w:rPr>
          <w:szCs w:val="24"/>
        </w:rPr>
        <w:t>calculating the</w:t>
      </w:r>
      <w:r w:rsidR="00FF3EC6">
        <w:rPr>
          <w:szCs w:val="24"/>
        </w:rPr>
        <w:t xml:space="preserve"> </w:t>
      </w:r>
      <w:r w:rsidR="00FF3EC6" w:rsidRPr="00FF3EC6">
        <w:rPr>
          <w:szCs w:val="24"/>
        </w:rPr>
        <w:t>correlations/dissimilarity of brain activations/responses to</w:t>
      </w:r>
      <w:r w:rsidR="00FF3EC6">
        <w:rPr>
          <w:szCs w:val="24"/>
        </w:rPr>
        <w:t xml:space="preserve"> </w:t>
      </w:r>
      <w:r w:rsidR="00FF3EC6" w:rsidRPr="00FF3EC6">
        <w:rPr>
          <w:szCs w:val="24"/>
        </w:rPr>
        <w:t xml:space="preserve">different </w:t>
      </w:r>
      <w:r w:rsidR="00FF3EC6">
        <w:rPr>
          <w:szCs w:val="24"/>
        </w:rPr>
        <w:t xml:space="preserve">face stimuli </w:t>
      </w:r>
      <w:r w:rsidR="00FF3EC6" w:rsidRPr="00FF3EC6">
        <w:rPr>
          <w:szCs w:val="24"/>
        </w:rPr>
        <w:t>in specific brain area</w:t>
      </w:r>
      <w:r w:rsidR="00FF3EC6">
        <w:rPr>
          <w:szCs w:val="24"/>
        </w:rPr>
        <w:t>s</w:t>
      </w:r>
      <w:r w:rsidR="00FF3EC6" w:rsidRPr="00FF3EC6">
        <w:rPr>
          <w:szCs w:val="24"/>
        </w:rPr>
        <w:t xml:space="preserve"> and provide</w:t>
      </w:r>
      <w:r w:rsidR="00FF3EC6">
        <w:rPr>
          <w:szCs w:val="24"/>
        </w:rPr>
        <w:t xml:space="preserve"> </w:t>
      </w:r>
      <w:r w:rsidR="00FF3EC6" w:rsidRPr="00FF3EC6">
        <w:rPr>
          <w:szCs w:val="24"/>
        </w:rPr>
        <w:t>abstract representation of information encoding in that area</w:t>
      </w:r>
      <w:r w:rsidR="00FF3EC6">
        <w:rPr>
          <w:szCs w:val="24"/>
        </w:rPr>
        <w:t xml:space="preserve">. Model RDMs reflect our desired representations in the brain (see </w:t>
      </w:r>
      <w:r w:rsidR="00FF3EC6" w:rsidRPr="00B73017">
        <w:rPr>
          <w:i/>
          <w:iCs/>
          <w:szCs w:val="24"/>
        </w:rPr>
        <w:t>Methods</w:t>
      </w:r>
      <w:r w:rsidR="00FF3EC6">
        <w:rPr>
          <w:szCs w:val="24"/>
        </w:rPr>
        <w:t xml:space="preserve">). </w:t>
      </w:r>
      <w:r w:rsidR="00CB2701">
        <w:rPr>
          <w:szCs w:val="24"/>
        </w:rPr>
        <w:t xml:space="preserve">The model RDMs were created for familiar-unfamiliar (Figure 4A) as well as familiarity levels (Figure 4B). We then computed partial Spearman correlations between the corresponding model and neural RDMs at every time point and subject, while </w:t>
      </w:r>
      <w:proofErr w:type="spellStart"/>
      <w:r w:rsidR="00CB2701">
        <w:rPr>
          <w:szCs w:val="24"/>
        </w:rPr>
        <w:t>partialling</w:t>
      </w:r>
      <w:proofErr w:type="spellEnd"/>
      <w:r w:rsidR="00CB2701">
        <w:rPr>
          <w:szCs w:val="24"/>
        </w:rPr>
        <w:t xml:space="preserve"> out a low-level feature model RDM (Figure 4). </w:t>
      </w:r>
      <w:proofErr w:type="spellStart"/>
      <w:r w:rsidR="00061E4A">
        <w:rPr>
          <w:szCs w:val="24"/>
        </w:rPr>
        <w:t>Partialling</w:t>
      </w:r>
      <w:proofErr w:type="spellEnd"/>
      <w:r w:rsidR="00061E4A">
        <w:rPr>
          <w:szCs w:val="24"/>
        </w:rPr>
        <w:t xml:space="preserve"> out low-level feature model RDM helps in removing the effect of low-level image statistics when evaluating brain representational dynamics.</w:t>
      </w:r>
    </w:p>
    <w:p w14:paraId="3B56C996" w14:textId="7869DEBD" w:rsidR="007C5AD2" w:rsidRDefault="00CB2701" w:rsidP="00B73017">
      <w:pPr>
        <w:ind w:firstLine="720"/>
        <w:jc w:val="both"/>
        <w:rPr>
          <w:szCs w:val="24"/>
        </w:rPr>
      </w:pPr>
      <w:r>
        <w:rPr>
          <w:szCs w:val="24"/>
        </w:rPr>
        <w:t xml:space="preserve">The analysis revealed the emergence of categorical representation for high level categories (familiar vs. unfamiliar faces) at around 270 </w:t>
      </w:r>
      <w:proofErr w:type="spellStart"/>
      <w:r>
        <w:rPr>
          <w:szCs w:val="24"/>
        </w:rPr>
        <w:t>ms</w:t>
      </w:r>
      <w:proofErr w:type="spellEnd"/>
      <w:r>
        <w:rPr>
          <w:szCs w:val="24"/>
        </w:rPr>
        <w:t xml:space="preserve"> post stimulus for the highest coherence level (55%, Figure 4A). The onset of significant representation is slightly later for lower coherence level (e.g., 45%, Figure 4A), which may </w:t>
      </w:r>
      <w:r w:rsidR="00E65432">
        <w:rPr>
          <w:szCs w:val="24"/>
        </w:rPr>
        <w:t xml:space="preserve">suggest </w:t>
      </w:r>
      <w:r>
        <w:rPr>
          <w:szCs w:val="24"/>
        </w:rPr>
        <w:t>the need for additional processing time to evaluate the sensory evidence before decision making. Although the familiarity level dynamics also shows some gradual accumulation of information (Figure 4B), especially for the 45% and 55% coherence, they are not as clear as when considering the familiar-unfamiliar model (Figure 4A). The reason might be that the familiar-unfamiliar model not only captures information about stimulus categories (being familiar vs unfamiliar), but it also captures the subjects’ task</w:t>
      </w:r>
      <w:r w:rsidR="0035508D">
        <w:rPr>
          <w:szCs w:val="24"/>
        </w:rPr>
        <w:t xml:space="preserve"> (</w:t>
      </w:r>
      <w:r w:rsidR="0035508D" w:rsidRPr="0035508D">
        <w:rPr>
          <w:szCs w:val="24"/>
        </w:rPr>
        <w:t>decision and response</w:t>
      </w:r>
      <w:r w:rsidR="0035508D">
        <w:rPr>
          <w:szCs w:val="24"/>
        </w:rPr>
        <w:t>)</w:t>
      </w:r>
      <w:r>
        <w:rPr>
          <w:szCs w:val="24"/>
        </w:rPr>
        <w:t xml:space="preserve">, which is also familiar-unfamiliar </w:t>
      </w:r>
      <w:r w:rsidR="007E69D5">
        <w:rPr>
          <w:szCs w:val="24"/>
        </w:rPr>
        <w:t>discrimination</w:t>
      </w:r>
      <w:r>
        <w:rPr>
          <w:szCs w:val="24"/>
        </w:rPr>
        <w:t xml:space="preserve">. </w:t>
      </w:r>
      <w:r w:rsidR="00E7721A">
        <w:rPr>
          <w:szCs w:val="24"/>
        </w:rPr>
        <w:t>Although the</w:t>
      </w:r>
      <w:r w:rsidR="007C5AD2">
        <w:rPr>
          <w:szCs w:val="24"/>
        </w:rPr>
        <w:t xml:space="preserve"> task information </w:t>
      </w:r>
      <w:r w:rsidR="007C5AD2">
        <w:rPr>
          <w:szCs w:val="24"/>
        </w:rPr>
        <w:lastRenderedPageBreak/>
        <w:t>contributes to the</w:t>
      </w:r>
      <w:r w:rsidR="00E7721A">
        <w:rPr>
          <w:szCs w:val="24"/>
        </w:rPr>
        <w:t xml:space="preserve"> familiarity-level model, </w:t>
      </w:r>
      <w:r w:rsidR="007C5AD2">
        <w:rPr>
          <w:szCs w:val="24"/>
        </w:rPr>
        <w:t>it totally matches the familiar-unfamiliar model, which might be a reason for the less noisy representation of the latter model.</w:t>
      </w:r>
    </w:p>
    <w:p w14:paraId="6AC2B690" w14:textId="63B54AA9" w:rsidR="002E4E3B" w:rsidRDefault="00E17A6F">
      <w:pPr>
        <w:keepNext/>
        <w:jc w:val="center"/>
      </w:pPr>
      <w:r w:rsidRPr="00E17A6F">
        <w:rPr>
          <w:noProof/>
        </w:rPr>
        <w:drawing>
          <wp:inline distT="0" distB="0" distL="0" distR="0" wp14:anchorId="08D26286" wp14:editId="128F6F1E">
            <wp:extent cx="5688000" cy="5886107"/>
            <wp:effectExtent l="0" t="0" r="825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88000" cy="5886107"/>
                    </a:xfrm>
                    <a:prstGeom prst="rect">
                      <a:avLst/>
                    </a:prstGeom>
                    <a:noFill/>
                    <a:ln>
                      <a:noFill/>
                    </a:ln>
                  </pic:spPr>
                </pic:pic>
              </a:graphicData>
            </a:graphic>
          </wp:inline>
        </w:drawing>
      </w:r>
    </w:p>
    <w:p w14:paraId="4AE2A04F" w14:textId="3F4207DF" w:rsidR="002E4E3B" w:rsidRDefault="00CB2701" w:rsidP="00C15443">
      <w:pPr>
        <w:pStyle w:val="Caption"/>
        <w:jc w:val="both"/>
        <w:rPr>
          <w:i w:val="0"/>
          <w:iCs w:val="0"/>
          <w:sz w:val="20"/>
          <w:szCs w:val="20"/>
        </w:rPr>
      </w:pPr>
      <w:r>
        <w:rPr>
          <w:b/>
          <w:bCs/>
          <w:i w:val="0"/>
          <w:iCs w:val="0"/>
          <w:sz w:val="20"/>
          <w:szCs w:val="20"/>
        </w:rPr>
        <w:t>Figure 4</w:t>
      </w:r>
      <w:r>
        <w:rPr>
          <w:b/>
          <w:bCs/>
          <w:i w:val="0"/>
          <w:iCs w:val="0"/>
          <w:sz w:val="20"/>
          <w:szCs w:val="20"/>
          <w:lang w:val="en-AU"/>
        </w:rPr>
        <w:t>.</w:t>
      </w:r>
      <w:ins w:id="65" w:author="Hamid Karimi-Rouzbahani" w:date="2019-10-31T15:39:00Z">
        <w:r w:rsidR="00E65432">
          <w:rPr>
            <w:b/>
            <w:bCs/>
            <w:i w:val="0"/>
            <w:iCs w:val="0"/>
            <w:sz w:val="20"/>
            <w:szCs w:val="20"/>
            <w:lang w:val="en-AU"/>
          </w:rPr>
          <w:t xml:space="preserve"> </w:t>
        </w:r>
      </w:ins>
      <w:r>
        <w:rPr>
          <w:b/>
          <w:bCs/>
          <w:i w:val="0"/>
          <w:iCs w:val="0"/>
          <w:sz w:val="20"/>
          <w:szCs w:val="20"/>
        </w:rPr>
        <w:t>Representations of face</w:t>
      </w:r>
      <w:r>
        <w:rPr>
          <w:b/>
          <w:i w:val="0"/>
          <w:iCs w:val="0"/>
          <w:sz w:val="20"/>
          <w:szCs w:val="20"/>
        </w:rPr>
        <w:t xml:space="preserve"> familiarity and categories revealed by RSA. </w:t>
      </w:r>
      <w:r>
        <w:rPr>
          <w:i w:val="0"/>
          <w:iCs w:val="0"/>
          <w:sz w:val="20"/>
          <w:szCs w:val="20"/>
        </w:rPr>
        <w:t xml:space="preserve">Time course of partial Spearman correlations between </w:t>
      </w:r>
      <w:r w:rsidR="007C5AD2">
        <w:rPr>
          <w:i w:val="0"/>
          <w:iCs w:val="0"/>
          <w:sz w:val="20"/>
          <w:szCs w:val="20"/>
        </w:rPr>
        <w:t xml:space="preserve">neural </w:t>
      </w:r>
      <w:r>
        <w:rPr>
          <w:i w:val="0"/>
          <w:iCs w:val="0"/>
          <w:sz w:val="20"/>
          <w:szCs w:val="20"/>
        </w:rPr>
        <w:t xml:space="preserve">RDMs and model RDM (shown as insets) for face familiarity (A) and face categories, control, famous, personally familiar, and self faces (B), after </w:t>
      </w:r>
      <w:proofErr w:type="spellStart"/>
      <w:r>
        <w:rPr>
          <w:i w:val="0"/>
          <w:iCs w:val="0"/>
          <w:sz w:val="20"/>
          <w:szCs w:val="20"/>
        </w:rPr>
        <w:t>partialling</w:t>
      </w:r>
      <w:proofErr w:type="spellEnd"/>
      <w:r>
        <w:rPr>
          <w:i w:val="0"/>
          <w:iCs w:val="0"/>
          <w:sz w:val="20"/>
          <w:szCs w:val="20"/>
        </w:rPr>
        <w:t xml:space="preserve"> out low-level features (see Methods). Each </w:t>
      </w:r>
      <w:proofErr w:type="spellStart"/>
      <w:r>
        <w:rPr>
          <w:i w:val="0"/>
          <w:iCs w:val="0"/>
          <w:sz w:val="20"/>
          <w:szCs w:val="20"/>
        </w:rPr>
        <w:t>coloured</w:t>
      </w:r>
      <w:proofErr w:type="spellEnd"/>
      <w:r>
        <w:rPr>
          <w:i w:val="0"/>
          <w:iCs w:val="0"/>
          <w:sz w:val="20"/>
          <w:szCs w:val="20"/>
        </w:rPr>
        <w:t xml:space="preserve"> trace shows the correlations over time for one phase coherence level. Thickened lines indicate significant times (sign permutation test, </w:t>
      </w:r>
      <w:r w:rsidR="007C5AD2">
        <w:rPr>
          <w:i w:val="0"/>
          <w:iCs w:val="0"/>
          <w:sz w:val="20"/>
          <w:szCs w:val="20"/>
        </w:rPr>
        <w:t>FDR-</w:t>
      </w:r>
      <w:r>
        <w:rPr>
          <w:i w:val="0"/>
          <w:iCs w:val="0"/>
          <w:sz w:val="20"/>
          <w:szCs w:val="20"/>
        </w:rPr>
        <w:t xml:space="preserve">corrected significance level at p &lt; 0.05), and black </w:t>
      </w:r>
      <w:r w:rsidR="000375F9">
        <w:rPr>
          <w:i w:val="0"/>
          <w:iCs w:val="0"/>
          <w:sz w:val="20"/>
          <w:szCs w:val="20"/>
        </w:rPr>
        <w:t xml:space="preserve">horizontal </w:t>
      </w:r>
      <w:r>
        <w:rPr>
          <w:i w:val="0"/>
          <w:iCs w:val="0"/>
          <w:sz w:val="20"/>
          <w:szCs w:val="20"/>
        </w:rPr>
        <w:t xml:space="preserve">dotted lines indicate 0 correlation. The left panels show the results for stimulus aligned trials while the right panels represent the results for </w:t>
      </w:r>
      <w:r w:rsidR="005D3B4E">
        <w:rPr>
          <w:i w:val="0"/>
          <w:iCs w:val="0"/>
          <w:sz w:val="20"/>
          <w:szCs w:val="20"/>
        </w:rPr>
        <w:t>response-</w:t>
      </w:r>
      <w:r>
        <w:rPr>
          <w:i w:val="0"/>
          <w:iCs w:val="0"/>
          <w:sz w:val="20"/>
          <w:szCs w:val="20"/>
        </w:rPr>
        <w:t xml:space="preserve">aligned trials. </w:t>
      </w:r>
    </w:p>
    <w:p w14:paraId="732CC30C" w14:textId="77777777" w:rsidR="002E4E3B" w:rsidRDefault="002E4E3B">
      <w:pPr>
        <w:jc w:val="both"/>
        <w:rPr>
          <w:b/>
        </w:rPr>
      </w:pPr>
    </w:p>
    <w:p w14:paraId="1743A716" w14:textId="77777777" w:rsidR="002E4E3B" w:rsidRDefault="002E4E3B">
      <w:pPr>
        <w:jc w:val="both"/>
        <w:rPr>
          <w:b/>
        </w:rPr>
      </w:pPr>
    </w:p>
    <w:p w14:paraId="196DB70F" w14:textId="77777777" w:rsidR="002E4E3B" w:rsidRDefault="002E4E3B"/>
    <w:p w14:paraId="2114798B" w14:textId="515115B8" w:rsidR="002E4E3B" w:rsidRDefault="00CB2701">
      <w:pPr>
        <w:pStyle w:val="Heading2"/>
      </w:pPr>
      <w:bookmarkStart w:id="66" w:name="_syng2k8uvbo5"/>
      <w:bookmarkEnd w:id="66"/>
      <w:r>
        <w:t>Task difficulty and familiarity level affects information flow across the brain</w:t>
      </w:r>
    </w:p>
    <w:p w14:paraId="29877ABA" w14:textId="6187C71E" w:rsidR="002E4E3B" w:rsidRDefault="00CB2701" w:rsidP="00C15443">
      <w:pPr>
        <w:ind w:firstLine="720"/>
        <w:jc w:val="both"/>
        <w:rPr>
          <w:szCs w:val="24"/>
        </w:rPr>
      </w:pPr>
      <w:r>
        <w:rPr>
          <w:szCs w:val="24"/>
        </w:rPr>
        <w:t xml:space="preserve">Object and face perception </w:t>
      </w:r>
      <w:proofErr w:type="gramStart"/>
      <w:r>
        <w:rPr>
          <w:szCs w:val="24"/>
        </w:rPr>
        <w:t>is</w:t>
      </w:r>
      <w:proofErr w:type="gramEnd"/>
      <w:r>
        <w:rPr>
          <w:szCs w:val="24"/>
        </w:rPr>
        <w:t xml:space="preserve"> proposed to comprise of feedforward </w:t>
      </w:r>
      <w:r w:rsidR="007C5AD2">
        <w:rPr>
          <w:szCs w:val="24"/>
        </w:rPr>
        <w:t>and feedback flows of information</w:t>
      </w:r>
      <w:r>
        <w:rPr>
          <w:szCs w:val="24"/>
        </w:rPr>
        <w:t xml:space="preserve"> (Bar et al., 2006; </w:t>
      </w:r>
      <w:proofErr w:type="spellStart"/>
      <w:r>
        <w:rPr>
          <w:szCs w:val="24"/>
        </w:rPr>
        <w:t>Felleman</w:t>
      </w:r>
      <w:proofErr w:type="spellEnd"/>
      <w:r>
        <w:rPr>
          <w:szCs w:val="24"/>
        </w:rPr>
        <w:t xml:space="preserve"> et al., 1991</w:t>
      </w:r>
      <w:r w:rsidR="00177ABB">
        <w:rPr>
          <w:szCs w:val="24"/>
        </w:rPr>
        <w:t xml:space="preserve">; </w:t>
      </w:r>
      <w:r w:rsidR="004E5D87">
        <w:rPr>
          <w:szCs w:val="24"/>
        </w:rPr>
        <w:t>Summerfield et al., 2006</w:t>
      </w:r>
      <w:r>
        <w:rPr>
          <w:szCs w:val="24"/>
        </w:rPr>
        <w:t xml:space="preserve">). The </w:t>
      </w:r>
      <w:r w:rsidR="00177ABB" w:rsidRPr="00177ABB">
        <w:rPr>
          <w:szCs w:val="24"/>
        </w:rPr>
        <w:t xml:space="preserve">complex interplay of </w:t>
      </w:r>
      <w:r w:rsidR="00177ABB">
        <w:rPr>
          <w:szCs w:val="24"/>
        </w:rPr>
        <w:t>feedforward</w:t>
      </w:r>
      <w:r w:rsidR="00177ABB" w:rsidRPr="00177ABB">
        <w:rPr>
          <w:szCs w:val="24"/>
        </w:rPr>
        <w:t xml:space="preserve"> and </w:t>
      </w:r>
      <w:r w:rsidR="00177ABB">
        <w:rPr>
          <w:szCs w:val="24"/>
        </w:rPr>
        <w:t>feedback</w:t>
      </w:r>
      <w:r w:rsidR="00177ABB" w:rsidRPr="00177ABB">
        <w:rPr>
          <w:szCs w:val="24"/>
        </w:rPr>
        <w:t xml:space="preserve"> exchanges of information </w:t>
      </w:r>
      <w:r w:rsidR="004E5D87">
        <w:rPr>
          <w:szCs w:val="24"/>
        </w:rPr>
        <w:t xml:space="preserve">in the brain </w:t>
      </w:r>
      <w:r w:rsidR="00177ABB">
        <w:rPr>
          <w:szCs w:val="24"/>
        </w:rPr>
        <w:t xml:space="preserve">has been debated for decades </w:t>
      </w:r>
      <w:r w:rsidR="004E5D87">
        <w:rPr>
          <w:szCs w:val="24"/>
        </w:rPr>
        <w:t xml:space="preserve">and </w:t>
      </w:r>
      <w:r>
        <w:rPr>
          <w:szCs w:val="24"/>
        </w:rPr>
        <w:t>may depend on a range of factors such as category level (superordinate vs. basic level), image features, and task difficulty</w:t>
      </w:r>
      <w:r>
        <w:t xml:space="preserve"> </w:t>
      </w:r>
      <w:r>
        <w:rPr>
          <w:szCs w:val="24"/>
        </w:rPr>
        <w:t>(</w:t>
      </w:r>
      <w:proofErr w:type="spellStart"/>
      <w:r w:rsidR="004E5D87">
        <w:rPr>
          <w:szCs w:val="24"/>
        </w:rPr>
        <w:t>Hupe</w:t>
      </w:r>
      <w:proofErr w:type="spellEnd"/>
      <w:r w:rsidR="004E5D87">
        <w:rPr>
          <w:szCs w:val="24"/>
        </w:rPr>
        <w:t xml:space="preserve"> et al., 1998; </w:t>
      </w:r>
      <w:r>
        <w:rPr>
          <w:szCs w:val="24"/>
        </w:rPr>
        <w:t xml:space="preserve">Gilbert and Li, 2013; </w:t>
      </w:r>
      <w:proofErr w:type="spellStart"/>
      <w:r>
        <w:rPr>
          <w:szCs w:val="24"/>
        </w:rPr>
        <w:t>Lamme</w:t>
      </w:r>
      <w:proofErr w:type="spellEnd"/>
      <w:r>
        <w:rPr>
          <w:szCs w:val="24"/>
        </w:rPr>
        <w:t xml:space="preserve"> and </w:t>
      </w:r>
      <w:proofErr w:type="spellStart"/>
      <w:r>
        <w:rPr>
          <w:szCs w:val="24"/>
        </w:rPr>
        <w:t>Roelfsema</w:t>
      </w:r>
      <w:proofErr w:type="spellEnd"/>
      <w:r>
        <w:rPr>
          <w:szCs w:val="24"/>
        </w:rPr>
        <w:t>, 2000</w:t>
      </w:r>
      <w:r w:rsidR="004E5D87">
        <w:rPr>
          <w:szCs w:val="24"/>
        </w:rPr>
        <w:t xml:space="preserve">; </w:t>
      </w:r>
      <w:proofErr w:type="spellStart"/>
      <w:r w:rsidR="004E5D87">
        <w:rPr>
          <w:szCs w:val="24"/>
        </w:rPr>
        <w:t>Woolgar</w:t>
      </w:r>
      <w:proofErr w:type="spellEnd"/>
      <w:r w:rsidR="004E5D87">
        <w:rPr>
          <w:szCs w:val="24"/>
        </w:rPr>
        <w:t xml:space="preserve"> et al., 2015</w:t>
      </w:r>
      <w:r>
        <w:rPr>
          <w:szCs w:val="24"/>
        </w:rPr>
        <w:t>).</w:t>
      </w:r>
      <w:r w:rsidR="004E5D87">
        <w:rPr>
          <w:szCs w:val="24"/>
        </w:rPr>
        <w:t xml:space="preserve"> Recent findings </w:t>
      </w:r>
      <w:proofErr w:type="gramStart"/>
      <w:r w:rsidR="004E5D87">
        <w:rPr>
          <w:szCs w:val="24"/>
        </w:rPr>
        <w:t>has</w:t>
      </w:r>
      <w:proofErr w:type="gramEnd"/>
      <w:r w:rsidR="004E5D87">
        <w:rPr>
          <w:szCs w:val="24"/>
        </w:rPr>
        <w:t xml:space="preserve"> also supported that feedback and recurrent </w:t>
      </w:r>
      <w:r w:rsidR="003178D4">
        <w:rPr>
          <w:szCs w:val="24"/>
        </w:rPr>
        <w:t>pathways</w:t>
      </w:r>
      <w:r w:rsidR="004E5D87">
        <w:rPr>
          <w:szCs w:val="24"/>
        </w:rPr>
        <w:t xml:space="preserve"> </w:t>
      </w:r>
      <w:r w:rsidR="003178D4">
        <w:rPr>
          <w:szCs w:val="24"/>
        </w:rPr>
        <w:t>play</w:t>
      </w:r>
      <w:r w:rsidR="004E5D87">
        <w:rPr>
          <w:szCs w:val="24"/>
        </w:rPr>
        <w:t xml:space="preserve"> essential </w:t>
      </w:r>
      <w:r w:rsidR="003178D4">
        <w:rPr>
          <w:szCs w:val="24"/>
        </w:rPr>
        <w:t xml:space="preserve">roles in </w:t>
      </w:r>
      <w:r w:rsidR="004E5D87">
        <w:rPr>
          <w:szCs w:val="24"/>
        </w:rPr>
        <w:t xml:space="preserve">visual processing in the brain </w:t>
      </w:r>
      <w:r w:rsidR="00836C2D">
        <w:rPr>
          <w:szCs w:val="24"/>
        </w:rPr>
        <w:t>(</w:t>
      </w:r>
      <w:proofErr w:type="spellStart"/>
      <w:r w:rsidR="00836C2D" w:rsidRPr="00836C2D">
        <w:rPr>
          <w:szCs w:val="24"/>
        </w:rPr>
        <w:t>Kietzmann</w:t>
      </w:r>
      <w:proofErr w:type="spellEnd"/>
      <w:r w:rsidR="00836C2D">
        <w:rPr>
          <w:szCs w:val="24"/>
        </w:rPr>
        <w:t xml:space="preserve"> et al., 2019</w:t>
      </w:r>
      <w:r w:rsidR="003178D4">
        <w:rPr>
          <w:szCs w:val="24"/>
        </w:rPr>
        <w:t xml:space="preserve">; </w:t>
      </w:r>
      <w:proofErr w:type="spellStart"/>
      <w:r w:rsidR="003178D4">
        <w:rPr>
          <w:szCs w:val="24"/>
        </w:rPr>
        <w:t>Mohsenzadeh</w:t>
      </w:r>
      <w:proofErr w:type="spellEnd"/>
      <w:r w:rsidR="003178D4">
        <w:rPr>
          <w:szCs w:val="24"/>
        </w:rPr>
        <w:t xml:space="preserve"> et al., 2018</w:t>
      </w:r>
      <w:r w:rsidR="00836C2D">
        <w:rPr>
          <w:szCs w:val="24"/>
        </w:rPr>
        <w:t>)</w:t>
      </w:r>
      <w:r w:rsidR="003178D4">
        <w:rPr>
          <w:szCs w:val="24"/>
        </w:rPr>
        <w:t xml:space="preserve">. </w:t>
      </w:r>
      <w:r>
        <w:rPr>
          <w:szCs w:val="24"/>
        </w:rPr>
        <w:t>Here, we investigated how the dynamics of feedforward and feedback information flow changes during the accumulation of sensory evidence and the evolution of neural representations of faces images. Combining RSA and a novel Granger causality based method, we quantified the relationships between the evolution of information based on peri-occipital EEG sensors and those of the peri-frontal sensors. Briefly, feedforward information flow is quantified as the degree to which the information on peri-occipital sensors contributed to the information on peri-frontal sensors at a later time in moving it towards the task goals, and vice versa for feedback flow (Figure 5A).</w:t>
      </w:r>
    </w:p>
    <w:p w14:paraId="4D7BF202" w14:textId="30EEBC9D" w:rsidR="002E4E3B" w:rsidRDefault="00CB2701" w:rsidP="00E65432">
      <w:pPr>
        <w:ind w:firstLine="720"/>
        <w:jc w:val="both"/>
        <w:rPr>
          <w:szCs w:val="24"/>
        </w:rPr>
      </w:pPr>
      <w:r>
        <w:rPr>
          <w:szCs w:val="24"/>
        </w:rPr>
        <w:t xml:space="preserve">The results show that at the highest coherence level (55%, Figure 5B), information flow is dominantly in the feedforward direction. This is illustrated using the shaded area in Figure 5B where </w:t>
      </w:r>
      <w:proofErr w:type="spellStart"/>
      <w:r>
        <w:rPr>
          <w:szCs w:val="24"/>
        </w:rPr>
        <w:t>partialling</w:t>
      </w:r>
      <w:proofErr w:type="spellEnd"/>
      <w:r>
        <w:rPr>
          <w:szCs w:val="24"/>
        </w:rPr>
        <w:t xml:space="preserve"> out the peri-frontal from peri-occipital correlations only marginally reduces the total peri-occipital correlation (Figure 5B, black curves and shaded area), meaning that there is limited information transformation from peri-frontal to occipital. In contrast, </w:t>
      </w:r>
      <w:proofErr w:type="spellStart"/>
      <w:r>
        <w:rPr>
          <w:szCs w:val="24"/>
        </w:rPr>
        <w:t>partialling</w:t>
      </w:r>
      <w:proofErr w:type="spellEnd"/>
      <w:r>
        <w:rPr>
          <w:szCs w:val="24"/>
        </w:rPr>
        <w:t xml:space="preserve"> out the peri-occipital from peri-frontal correlations leads to significant reduction in peri-frontal correlation, meaning that much of the peri-frontal is </w:t>
      </w:r>
      <w:r>
        <w:rPr>
          <w:szCs w:val="24"/>
        </w:rPr>
        <w:lastRenderedPageBreak/>
        <w:t xml:space="preserve">feedforward (Figure 5B, brown curves and shaded area). This trend is also obvious for </w:t>
      </w:r>
      <w:r w:rsidR="005D3B4E">
        <w:rPr>
          <w:szCs w:val="24"/>
        </w:rPr>
        <w:t>response</w:t>
      </w:r>
      <w:r>
        <w:rPr>
          <w:szCs w:val="24"/>
        </w:rPr>
        <w:t xml:space="preserve">-aligned trials. </w:t>
      </w:r>
    </w:p>
    <w:p w14:paraId="270018A9" w14:textId="30C8ADE0" w:rsidR="002E4E3B" w:rsidRDefault="00CB2701" w:rsidP="00C15443">
      <w:pPr>
        <w:ind w:firstLine="720"/>
        <w:jc w:val="both"/>
        <w:rPr>
          <w:b/>
        </w:rPr>
      </w:pPr>
      <w:r>
        <w:rPr>
          <w:szCs w:val="24"/>
        </w:rPr>
        <w:t xml:space="preserve">These differences are better represented in Figure 5C where comparing the temporal dynamics and peaks of feedforward and feedback curves show that the feed-forward information is dominant earlier, followed by feedback information flow, as shown by later peak of feedback dynamics. These results suggest that when the sensory evidence is high, feedforward information flow may be </w:t>
      </w:r>
      <w:proofErr w:type="gramStart"/>
      <w:r>
        <w:rPr>
          <w:szCs w:val="24"/>
        </w:rPr>
        <w:t>sufficient</w:t>
      </w:r>
      <w:proofErr w:type="gramEnd"/>
      <w:r>
        <w:rPr>
          <w:szCs w:val="24"/>
        </w:rPr>
        <w:t xml:space="preserve"> for categorical representation and decision making while feedback only slightly enhances the representation. However, in lower coherence levels (i.e., low sensory evidence), the </w:t>
      </w:r>
      <w:r w:rsidR="001328A5">
        <w:rPr>
          <w:szCs w:val="24"/>
        </w:rPr>
        <w:t xml:space="preserve">direction of information </w:t>
      </w:r>
      <w:r>
        <w:rPr>
          <w:szCs w:val="24"/>
        </w:rPr>
        <w:t>is domina</w:t>
      </w:r>
      <w:r w:rsidR="001328A5">
        <w:rPr>
          <w:szCs w:val="24"/>
        </w:rPr>
        <w:t>ntly feedback (</w:t>
      </w:r>
      <w:r>
        <w:rPr>
          <w:szCs w:val="24"/>
        </w:rPr>
        <w:t xml:space="preserve">Figure 5D), which may be an indication that feedback enhances task-relevant information in sensory areas to help correct </w:t>
      </w:r>
      <w:r w:rsidR="007E69D5">
        <w:rPr>
          <w:szCs w:val="24"/>
        </w:rPr>
        <w:t>discrimination</w:t>
      </w:r>
      <w:r>
        <w:rPr>
          <w:szCs w:val="24"/>
        </w:rPr>
        <w:t xml:space="preserve">. We should emphasize that our systematic manipulation of sensory evidence imposed a range of </w:t>
      </w:r>
      <w:r w:rsidR="001328A5">
        <w:rPr>
          <w:szCs w:val="24"/>
        </w:rPr>
        <w:t>perceptual uncertainty</w:t>
      </w:r>
      <w:r>
        <w:rPr>
          <w:szCs w:val="24"/>
        </w:rPr>
        <w:t xml:space="preserve"> which ultimately affect the dynamics and contribution of feedback and feedforward mechanisms in the brain. This is </w:t>
      </w:r>
      <w:r>
        <w:t xml:space="preserve">clearly </w:t>
      </w:r>
      <w:r>
        <w:rPr>
          <w:szCs w:val="24"/>
        </w:rPr>
        <w:t>demonstrated in Figure 5D where decreasing the sensory evidence leads to more engagement of feedback mechanisms.</w:t>
      </w:r>
    </w:p>
    <w:p w14:paraId="49BECE61" w14:textId="37D57AA0" w:rsidR="002E4E3B" w:rsidRDefault="00CB2701">
      <w:pPr>
        <w:ind w:firstLine="720"/>
        <w:jc w:val="both"/>
      </w:pPr>
      <w:r>
        <w:t xml:space="preserve">Importantly, as shown in Figure 4, the model used in Figure 5A not only captures information related to familiar versus unfamiliar categories, it may also contain information about the person’s </w:t>
      </w:r>
      <w:ins w:id="67" w:author="Hamid Karimi-Rouzbahani" w:date="2019-11-01T10:10:00Z">
        <w:r w:rsidR="001328A5">
          <w:t>decision and response</w:t>
        </w:r>
      </w:ins>
      <w:del w:id="68" w:author="Hamid Karimi-Rouzbahani" w:date="2019-11-01T10:11:00Z">
        <w:r w:rsidDel="001328A5">
          <w:delText>involvement in the task</w:delText>
        </w:r>
      </w:del>
      <w:r>
        <w:t>, which might have contributed to the observation of feedback information in the low coherence (22%) condition. In order to reduce the influence</w:t>
      </w:r>
      <w:del w:id="69" w:author="Hamid Karimi-Rouzbahani" w:date="2019-11-01T10:17:00Z">
        <w:r w:rsidDel="00574E66">
          <w:delText>d</w:delText>
        </w:r>
      </w:del>
      <w:r>
        <w:t xml:space="preserve"> of the </w:t>
      </w:r>
      <w:ins w:id="70" w:author="Hamid Karimi-Rouzbahani" w:date="2019-11-01T10:17:00Z">
        <w:r w:rsidR="00574E66">
          <w:t xml:space="preserve">other factors (i.e. </w:t>
        </w:r>
      </w:ins>
      <w:ins w:id="71" w:author="Hamid Karimi-Rouzbahani" w:date="2019-11-01T10:15:00Z">
        <w:r w:rsidR="001328A5">
          <w:t>decision and response</w:t>
        </w:r>
      </w:ins>
      <w:ins w:id="72" w:author="Hamid Karimi-Rouzbahani" w:date="2019-11-01T10:17:00Z">
        <w:r w:rsidR="00574E66">
          <w:t>)</w:t>
        </w:r>
      </w:ins>
      <w:ins w:id="73" w:author="Hamid Karimi-Rouzbahani" w:date="2019-11-01T10:15:00Z">
        <w:r w:rsidR="001328A5">
          <w:t xml:space="preserve"> </w:t>
        </w:r>
      </w:ins>
      <w:del w:id="74" w:author="Hamid Karimi-Rouzbahani" w:date="2019-11-01T10:15:00Z">
        <w:r w:rsidDel="001328A5">
          <w:delText xml:space="preserve">task </w:delText>
        </w:r>
      </w:del>
      <w:r>
        <w:t xml:space="preserve">and examine </w:t>
      </w:r>
      <w:del w:id="75" w:author="Hamid Karimi-Rouzbahani" w:date="2019-11-01T10:16:00Z">
        <w:r w:rsidDel="001328A5">
          <w:delText xml:space="preserve">if </w:delText>
        </w:r>
      </w:del>
      <w:ins w:id="76" w:author="Hamid Karimi-Rouzbahani" w:date="2019-11-01T10:16:00Z">
        <w:r w:rsidR="001328A5">
          <w:t xml:space="preserve">whether </w:t>
        </w:r>
        <w:r w:rsidR="001328A5" w:rsidRPr="001328A5">
          <w:t xml:space="preserve">the flow of information </w:t>
        </w:r>
      </w:ins>
      <w:ins w:id="77" w:author="Hamid Karimi-Rouzbahani" w:date="2019-11-01T10:19:00Z">
        <w:r w:rsidR="00574E66">
          <w:t>varies based on the</w:t>
        </w:r>
      </w:ins>
      <w:ins w:id="78" w:author="Hamid Karimi-Rouzbahani" w:date="2019-11-01T10:16:00Z">
        <w:r w:rsidR="001328A5" w:rsidRPr="001328A5">
          <w:t xml:space="preserve"> levels of face familiarity</w:t>
        </w:r>
      </w:ins>
      <w:del w:id="79" w:author="Hamid Karimi-Rouzbahani" w:date="2019-11-01T10:16:00Z">
        <w:r w:rsidDel="001328A5">
          <w:delText xml:space="preserve">there is a </w:delText>
        </w:r>
        <w:commentRangeStart w:id="80"/>
        <w:commentRangeStart w:id="81"/>
        <w:r w:rsidDel="001328A5">
          <w:delText>differential flow of information for categories with different levels of familiarity</w:delText>
        </w:r>
        <w:commentRangeEnd w:id="80"/>
        <w:r w:rsidDel="001328A5">
          <w:commentReference w:id="80"/>
        </w:r>
        <w:commentRangeEnd w:id="81"/>
        <w:r w:rsidR="00BC5EDA" w:rsidDel="001328A5">
          <w:rPr>
            <w:rStyle w:val="CommentReference"/>
          </w:rPr>
          <w:commentReference w:id="81"/>
        </w:r>
      </w:del>
      <w:r>
        <w:t xml:space="preserve"> (i.e. unfamiliar, famous, personally familiar and self), we adopted other sets of models targeting at extracting the flow of information specific to individual categories (Figure 6). As the results show, the category of </w:t>
      </w:r>
      <w:r w:rsidR="00AA1B9B">
        <w:t>s</w:t>
      </w:r>
      <w:r>
        <w:t>elf face</w:t>
      </w:r>
      <w:ins w:id="82" w:author="Hamid Karimi-Rouzbahani" w:date="2019-11-01T10:20:00Z">
        <w:r w:rsidR="00574E66">
          <w:t>s</w:t>
        </w:r>
      </w:ins>
      <w:r>
        <w:t xml:space="preserve"> shows the highest amount of feedforward flow of information starting to accumulate after the stimulus onset, reaching significance at around 500 </w:t>
      </w:r>
      <w:proofErr w:type="spellStart"/>
      <w:r>
        <w:t>ms</w:t>
      </w:r>
      <w:proofErr w:type="spellEnd"/>
      <w:r>
        <w:t xml:space="preserve"> in the stimulus-aligned window. However, less familiar categories fail to reach significance in any </w:t>
      </w:r>
      <w:commentRangeStart w:id="83"/>
      <w:commentRangeStart w:id="84"/>
      <w:commentRangeStart w:id="85"/>
      <w:r>
        <w:t>direction</w:t>
      </w:r>
      <w:commentRangeEnd w:id="83"/>
      <w:r>
        <w:commentReference w:id="83"/>
      </w:r>
      <w:commentRangeEnd w:id="84"/>
      <w:r w:rsidR="00AA1B9B">
        <w:rPr>
          <w:rStyle w:val="CommentReference"/>
        </w:rPr>
        <w:commentReference w:id="84"/>
      </w:r>
      <w:commentRangeEnd w:id="85"/>
      <w:r w:rsidR="00C14608">
        <w:rPr>
          <w:rStyle w:val="CommentReference"/>
        </w:rPr>
        <w:commentReference w:id="85"/>
      </w:r>
      <w:r>
        <w:t xml:space="preserve">. In the </w:t>
      </w:r>
      <w:del w:id="86" w:author="Hamid Karimi-Rouzbahani" w:date="2019-10-31T14:20:00Z">
        <w:r w:rsidDel="005D3B4E">
          <w:delText>decision</w:delText>
        </w:r>
      </w:del>
      <w:ins w:id="87" w:author="Hamid Karimi-Rouzbahani" w:date="2019-10-31T14:20:00Z">
        <w:r w:rsidR="005D3B4E">
          <w:t>response</w:t>
        </w:r>
      </w:ins>
      <w:r>
        <w:t xml:space="preserve">-aligned trials, there are more significant time points for the Self face category while the </w:t>
      </w:r>
      <w:r>
        <w:lastRenderedPageBreak/>
        <w:t xml:space="preserve">personally familiar category shows some non-significant feedforward flow and the famous category barely detaches from baseline. These results suggest that while the </w:t>
      </w:r>
      <w:commentRangeStart w:id="88"/>
      <w:commentRangeStart w:id="89"/>
      <w:r>
        <w:t>information about the three familiarity levels might be processed by the neural mechanisms of the feedforward visual stream</w:t>
      </w:r>
      <w:commentRangeEnd w:id="88"/>
      <w:r>
        <w:commentReference w:id="88"/>
      </w:r>
      <w:commentRangeEnd w:id="89"/>
      <w:r w:rsidR="00C14608">
        <w:rPr>
          <w:rStyle w:val="CommentReference"/>
        </w:rPr>
        <w:commentReference w:id="89"/>
      </w:r>
      <w:r>
        <w:t>, only the familiarity information in the Self category is reliable enough to be captured by our connectivity analysis method.</w:t>
      </w:r>
    </w:p>
    <w:p w14:paraId="380047EA" w14:textId="24EE293A" w:rsidR="002E4E3B" w:rsidRDefault="00CB2701" w:rsidP="00AA1B9B">
      <w:pPr>
        <w:ind w:firstLine="720"/>
        <w:jc w:val="both"/>
        <w:rPr>
          <w:szCs w:val="24"/>
        </w:rPr>
      </w:pPr>
      <w:r>
        <w:rPr>
          <w:szCs w:val="24"/>
        </w:rPr>
        <w:t xml:space="preserve">Altogether, the </w:t>
      </w:r>
      <w:r w:rsidR="00AA1B9B">
        <w:rPr>
          <w:szCs w:val="24"/>
        </w:rPr>
        <w:t xml:space="preserve">results of information </w:t>
      </w:r>
      <w:r>
        <w:rPr>
          <w:szCs w:val="24"/>
        </w:rPr>
        <w:t>connectivity</w:t>
      </w:r>
      <w:r w:rsidR="00AA1B9B">
        <w:rPr>
          <w:szCs w:val="24"/>
        </w:rPr>
        <w:t xml:space="preserve"> analysis</w:t>
      </w:r>
      <w:r>
        <w:rPr>
          <w:szCs w:val="24"/>
        </w:rPr>
        <w:t xml:space="preserve"> suggest that in familiar face recognition, both top-down and bottom-up mechanisms play a role, however, an important factor that determines their contribution is the amount of sensory evidence. It also suggests that the </w:t>
      </w:r>
      <w:commentRangeStart w:id="90"/>
      <w:commentRangeStart w:id="91"/>
      <w:r>
        <w:rPr>
          <w:szCs w:val="24"/>
        </w:rPr>
        <w:t>degree of sensory informa</w:t>
      </w:r>
      <w:bookmarkStart w:id="92" w:name="_GoBack"/>
      <w:bookmarkEnd w:id="92"/>
      <w:r>
        <w:rPr>
          <w:szCs w:val="24"/>
        </w:rPr>
        <w:t xml:space="preserve">tion </w:t>
      </w:r>
      <w:commentRangeEnd w:id="90"/>
      <w:r>
        <w:commentReference w:id="90"/>
      </w:r>
      <w:commentRangeEnd w:id="91"/>
      <w:r w:rsidR="0031033E">
        <w:rPr>
          <w:rStyle w:val="CommentReference"/>
        </w:rPr>
        <w:commentReference w:id="91"/>
      </w:r>
      <w:r>
        <w:rPr>
          <w:szCs w:val="24"/>
        </w:rPr>
        <w:t xml:space="preserve">can be modulated by the degree of </w:t>
      </w:r>
      <w:commentRangeStart w:id="93"/>
      <w:commentRangeStart w:id="94"/>
      <w:commentRangeStart w:id="95"/>
      <w:r>
        <w:rPr>
          <w:szCs w:val="24"/>
        </w:rPr>
        <w:t>familiarity</w:t>
      </w:r>
      <w:commentRangeEnd w:id="93"/>
      <w:r>
        <w:commentReference w:id="93"/>
      </w:r>
      <w:commentRangeEnd w:id="94"/>
      <w:r w:rsidR="00AA1B9B">
        <w:rPr>
          <w:rStyle w:val="CommentReference"/>
        </w:rPr>
        <w:commentReference w:id="94"/>
      </w:r>
      <w:commentRangeEnd w:id="95"/>
      <w:r w:rsidR="002B0466">
        <w:rPr>
          <w:rStyle w:val="CommentReference"/>
        </w:rPr>
        <w:commentReference w:id="95"/>
      </w:r>
      <w:r>
        <w:rPr>
          <w:szCs w:val="24"/>
        </w:rPr>
        <w:t>.</w:t>
      </w:r>
    </w:p>
    <w:p w14:paraId="7DD3AC54" w14:textId="77777777" w:rsidR="002E4E3B" w:rsidRDefault="002E4E3B"/>
    <w:p w14:paraId="3C8707EE" w14:textId="77777777" w:rsidR="002E4E3B" w:rsidRDefault="002E4E3B"/>
    <w:p w14:paraId="23480137" w14:textId="77777777" w:rsidR="002E4E3B" w:rsidRDefault="002E4E3B"/>
    <w:p w14:paraId="1C6366F6" w14:textId="77777777" w:rsidR="002E4E3B" w:rsidRDefault="002E4E3B">
      <w:pPr>
        <w:jc w:val="both"/>
        <w:rPr>
          <w:b/>
        </w:rPr>
      </w:pPr>
    </w:p>
    <w:p w14:paraId="2C71A5E3" w14:textId="77777777" w:rsidR="002E4E3B" w:rsidRDefault="00CB2701">
      <w:pPr>
        <w:keepNext/>
        <w:jc w:val="center"/>
      </w:pPr>
      <w:r>
        <w:rPr>
          <w:noProof/>
          <w:lang w:val="en-AU"/>
        </w:rPr>
        <w:lastRenderedPageBreak/>
        <w:drawing>
          <wp:inline distT="0" distB="0" distL="0" distR="0" wp14:anchorId="3AE882D4" wp14:editId="04EFC9A6">
            <wp:extent cx="3556635" cy="6464300"/>
            <wp:effectExtent l="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
                    <pic:cNvPicPr>
                      <a:picLocks noChangeAspect="1" noChangeArrowheads="1"/>
                    </pic:cNvPicPr>
                  </pic:nvPicPr>
                  <pic:blipFill>
                    <a:blip r:embed="rId15"/>
                    <a:stretch>
                      <a:fillRect/>
                    </a:stretch>
                  </pic:blipFill>
                  <pic:spPr bwMode="auto">
                    <a:xfrm>
                      <a:off x="0" y="0"/>
                      <a:ext cx="3556635" cy="6464300"/>
                    </a:xfrm>
                    <a:prstGeom prst="rect">
                      <a:avLst/>
                    </a:prstGeom>
                  </pic:spPr>
                </pic:pic>
              </a:graphicData>
            </a:graphic>
          </wp:inline>
        </w:drawing>
      </w:r>
    </w:p>
    <w:p w14:paraId="1EF5C9FC" w14:textId="6471A60B" w:rsidR="002E4E3B" w:rsidRDefault="00CB2701" w:rsidP="00C15443">
      <w:pPr>
        <w:pStyle w:val="Caption"/>
        <w:jc w:val="both"/>
        <w:rPr>
          <w:i w:val="0"/>
          <w:iCs w:val="0"/>
          <w:sz w:val="20"/>
          <w:szCs w:val="20"/>
        </w:rPr>
      </w:pPr>
      <w:r>
        <w:rPr>
          <w:b/>
          <w:bCs/>
          <w:i w:val="0"/>
          <w:iCs w:val="0"/>
          <w:sz w:val="20"/>
          <w:szCs w:val="20"/>
        </w:rPr>
        <w:t>Figure 5</w:t>
      </w:r>
      <w:r>
        <w:rPr>
          <w:b/>
          <w:bCs/>
          <w:i w:val="0"/>
          <w:iCs w:val="0"/>
          <w:sz w:val="20"/>
          <w:szCs w:val="20"/>
          <w:lang w:val="en-AU"/>
        </w:rPr>
        <w:t>.</w:t>
      </w:r>
      <w:r>
        <w:rPr>
          <w:b/>
          <w:bCs/>
          <w:i w:val="0"/>
          <w:iCs w:val="0"/>
          <w:sz w:val="20"/>
          <w:szCs w:val="20"/>
        </w:rPr>
        <w:t xml:space="preserve"> Feedforward and feedback information flows revealed by RSA. (</w:t>
      </w:r>
      <w:r>
        <w:rPr>
          <w:i w:val="0"/>
          <w:iCs w:val="0"/>
          <w:sz w:val="20"/>
          <w:szCs w:val="20"/>
        </w:rPr>
        <w:t>A) A schematic presentation of the method for calculating Granger causal relationships between the peri-frontal and peri-occipital sensors, dubbed feedforward and feedback information flows</w:t>
      </w:r>
      <w:r>
        <w:rPr>
          <w:b/>
          <w:i w:val="0"/>
          <w:iCs w:val="0"/>
          <w:sz w:val="20"/>
          <w:szCs w:val="20"/>
        </w:rPr>
        <w:t xml:space="preserve">. (B) </w:t>
      </w:r>
      <w:r>
        <w:rPr>
          <w:i w:val="0"/>
          <w:iCs w:val="0"/>
          <w:sz w:val="20"/>
          <w:szCs w:val="20"/>
        </w:rPr>
        <w:t>Time course of partial Spearman correlations representing the partial correlations between the peri-occipital (black) and peri-frontal (brown) EEG sensors and the model (see the inset in A) while including (solid) and excluding (dashed) the effect of the other area at phase coherence of 55%. The shaded area shows the decline in partial correlation of the current area with the model after excluding (</w:t>
      </w:r>
      <w:proofErr w:type="spellStart"/>
      <w:r>
        <w:rPr>
          <w:i w:val="0"/>
          <w:iCs w:val="0"/>
          <w:sz w:val="20"/>
          <w:szCs w:val="20"/>
        </w:rPr>
        <w:t>partialling</w:t>
      </w:r>
      <w:proofErr w:type="spellEnd"/>
      <w:r>
        <w:rPr>
          <w:i w:val="0"/>
          <w:iCs w:val="0"/>
          <w:sz w:val="20"/>
          <w:szCs w:val="20"/>
        </w:rPr>
        <w:t xml:space="preserve"> out) the RDM of the other area. </w:t>
      </w:r>
      <w:ins w:id="96" w:author="Hamid Karimi-Rouzbahani" w:date="2019-11-01T11:13:00Z">
        <w:r w:rsidR="00D372AD">
          <w:rPr>
            <w:i w:val="0"/>
            <w:iCs w:val="0"/>
            <w:sz w:val="20"/>
            <w:szCs w:val="20"/>
          </w:rPr>
          <w:t xml:space="preserve">Note that in both the dashed and solid lines, the low-level image statistics are </w:t>
        </w:r>
        <w:proofErr w:type="spellStart"/>
        <w:r w:rsidR="00D372AD">
          <w:rPr>
            <w:i w:val="0"/>
            <w:iCs w:val="0"/>
            <w:sz w:val="20"/>
            <w:szCs w:val="20"/>
          </w:rPr>
          <w:t>partialled</w:t>
        </w:r>
        <w:proofErr w:type="spellEnd"/>
        <w:r w:rsidR="00D372AD">
          <w:rPr>
            <w:i w:val="0"/>
            <w:iCs w:val="0"/>
            <w:sz w:val="20"/>
            <w:szCs w:val="20"/>
          </w:rPr>
          <w:t xml:space="preserve"> out of the correlations, so we call them partial </w:t>
        </w:r>
      </w:ins>
      <w:ins w:id="97" w:author="Hamid Karimi-Rouzbahani" w:date="2019-11-01T11:14:00Z">
        <w:r w:rsidR="00D372AD">
          <w:rPr>
            <w:i w:val="0"/>
            <w:iCs w:val="0"/>
            <w:sz w:val="20"/>
            <w:szCs w:val="20"/>
          </w:rPr>
          <w:t>in</w:t>
        </w:r>
      </w:ins>
      <w:ins w:id="98" w:author="Hamid Karimi-Rouzbahani" w:date="2019-11-01T11:13:00Z">
        <w:r w:rsidR="00D372AD">
          <w:rPr>
            <w:i w:val="0"/>
            <w:iCs w:val="0"/>
            <w:sz w:val="20"/>
            <w:szCs w:val="20"/>
          </w:rPr>
          <w:t xml:space="preserve"> both cases.</w:t>
        </w:r>
      </w:ins>
      <w:ins w:id="99" w:author="Hamid Karimi-Rouzbahani" w:date="2019-11-01T11:14:00Z">
        <w:r w:rsidR="00D372AD">
          <w:rPr>
            <w:i w:val="0"/>
            <w:iCs w:val="0"/>
            <w:sz w:val="20"/>
            <w:szCs w:val="20"/>
          </w:rPr>
          <w:t xml:space="preserve"> </w:t>
        </w:r>
      </w:ins>
      <w:r>
        <w:rPr>
          <w:i w:val="0"/>
          <w:iCs w:val="0"/>
          <w:sz w:val="20"/>
          <w:szCs w:val="20"/>
        </w:rPr>
        <w:t xml:space="preserve">(C) Feedforward (brown) and feedback (black) information flows obtained by calculating the value of the shaded areas in the corresponding curves in B. Thickened lines indicate </w:t>
      </w:r>
      <w:r>
        <w:rPr>
          <w:i w:val="0"/>
          <w:iCs w:val="0"/>
          <w:sz w:val="20"/>
          <w:szCs w:val="20"/>
        </w:rPr>
        <w:lastRenderedPageBreak/>
        <w:t xml:space="preserve">significant times (sign permutation test and corrected significance level at p &lt; 0.05), and black dotted lines indicate 0 correlation. The left panels show the results for stimulus aligned trials while the right panels represent the results for </w:t>
      </w:r>
      <w:del w:id="100" w:author="Hamid Karimi-Rouzbahani" w:date="2019-10-31T14:20:00Z">
        <w:r w:rsidDel="005D3B4E">
          <w:rPr>
            <w:i w:val="0"/>
            <w:iCs w:val="0"/>
            <w:sz w:val="20"/>
            <w:szCs w:val="20"/>
          </w:rPr>
          <w:delText xml:space="preserve">decision </w:delText>
        </w:r>
      </w:del>
      <w:ins w:id="101" w:author="Hamid Karimi-Rouzbahani" w:date="2019-10-31T14:20:00Z">
        <w:r w:rsidR="005D3B4E">
          <w:rPr>
            <w:i w:val="0"/>
            <w:iCs w:val="0"/>
            <w:sz w:val="20"/>
            <w:szCs w:val="20"/>
          </w:rPr>
          <w:t>response-</w:t>
        </w:r>
      </w:ins>
      <w:r>
        <w:rPr>
          <w:i w:val="0"/>
          <w:iCs w:val="0"/>
          <w:sz w:val="20"/>
          <w:szCs w:val="20"/>
        </w:rPr>
        <w:t>aligned trials. (D) and (E) show similar results for different phase coherences.</w:t>
      </w:r>
    </w:p>
    <w:p w14:paraId="56529E30" w14:textId="77777777" w:rsidR="002E4E3B" w:rsidRDefault="002E4E3B"/>
    <w:p w14:paraId="3A8B88E1" w14:textId="78AF70A2" w:rsidR="002E4E3B" w:rsidRDefault="00E17A6F">
      <w:pPr>
        <w:keepNext/>
        <w:jc w:val="center"/>
      </w:pPr>
      <w:r w:rsidRPr="00E17A6F">
        <w:rPr>
          <w:noProof/>
        </w:rPr>
        <w:drawing>
          <wp:inline distT="0" distB="0" distL="0" distR="0" wp14:anchorId="27E1BD64" wp14:editId="71C2FB15">
            <wp:extent cx="5760000" cy="3745844"/>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00" cy="3745844"/>
                    </a:xfrm>
                    <a:prstGeom prst="rect">
                      <a:avLst/>
                    </a:prstGeom>
                    <a:noFill/>
                    <a:ln>
                      <a:noFill/>
                    </a:ln>
                  </pic:spPr>
                </pic:pic>
              </a:graphicData>
            </a:graphic>
          </wp:inline>
        </w:drawing>
      </w:r>
    </w:p>
    <w:p w14:paraId="160EF9BB" w14:textId="77777777" w:rsidR="002E4E3B" w:rsidRDefault="00CB2701">
      <w:pPr>
        <w:pStyle w:val="Caption"/>
        <w:jc w:val="both"/>
        <w:rPr>
          <w:i w:val="0"/>
          <w:iCs w:val="0"/>
          <w:sz w:val="20"/>
          <w:szCs w:val="20"/>
        </w:rPr>
      </w:pPr>
      <w:r>
        <w:rPr>
          <w:b/>
          <w:bCs/>
          <w:i w:val="0"/>
          <w:iCs w:val="0"/>
          <w:sz w:val="20"/>
          <w:szCs w:val="20"/>
        </w:rPr>
        <w:t>Figure 6</w:t>
      </w:r>
      <w:r>
        <w:rPr>
          <w:b/>
          <w:bCs/>
          <w:i w:val="0"/>
          <w:iCs w:val="0"/>
          <w:sz w:val="20"/>
          <w:szCs w:val="20"/>
          <w:lang w:val="en-AU"/>
        </w:rPr>
        <w:t xml:space="preserve">. </w:t>
      </w:r>
      <w:r>
        <w:rPr>
          <w:b/>
          <w:bCs/>
          <w:i w:val="0"/>
          <w:iCs w:val="0"/>
          <w:sz w:val="20"/>
          <w:szCs w:val="20"/>
        </w:rPr>
        <w:t>Feedforward</w:t>
      </w:r>
      <w:r>
        <w:rPr>
          <w:b/>
          <w:i w:val="0"/>
          <w:iCs w:val="0"/>
          <w:sz w:val="20"/>
          <w:szCs w:val="20"/>
        </w:rPr>
        <w:t xml:space="preserve"> and feedback information flows for familiarity levels using the above models.</w:t>
      </w:r>
      <w:r>
        <w:rPr>
          <w:i w:val="0"/>
          <w:iCs w:val="0"/>
          <w:sz w:val="20"/>
          <w:szCs w:val="20"/>
        </w:rPr>
        <w:t xml:space="preserve"> The gray areas in the model are not used in the calculation of partial </w:t>
      </w:r>
      <w:commentRangeStart w:id="102"/>
      <w:commentRangeStart w:id="103"/>
      <w:r>
        <w:rPr>
          <w:i w:val="0"/>
          <w:iCs w:val="0"/>
          <w:sz w:val="20"/>
          <w:szCs w:val="20"/>
        </w:rPr>
        <w:t>correlations</w:t>
      </w:r>
      <w:commentRangeEnd w:id="102"/>
      <w:r>
        <w:commentReference w:id="102"/>
      </w:r>
      <w:commentRangeEnd w:id="103"/>
      <w:r w:rsidR="0031033E">
        <w:rPr>
          <w:rStyle w:val="CommentReference"/>
          <w:i w:val="0"/>
          <w:iCs w:val="0"/>
          <w:color w:val="000000" w:themeColor="text1"/>
        </w:rPr>
        <w:commentReference w:id="103"/>
      </w:r>
      <w:r>
        <w:rPr>
          <w:i w:val="0"/>
          <w:iCs w:val="0"/>
          <w:sz w:val="20"/>
          <w:szCs w:val="20"/>
        </w:rPr>
        <w:t xml:space="preserve">. </w:t>
      </w:r>
    </w:p>
    <w:p w14:paraId="578F342D" w14:textId="4A1AC498" w:rsidR="002E4E3B" w:rsidDel="00323B4A" w:rsidRDefault="002E4E3B">
      <w:pPr>
        <w:pStyle w:val="Heading1"/>
        <w:rPr>
          <w:del w:id="104" w:author="Hamid Karimi-Rouzbahani" w:date="2019-11-01T11:54:00Z"/>
        </w:rPr>
      </w:pPr>
      <w:bookmarkStart w:id="105" w:name="_9eaywytfo5jt"/>
      <w:bookmarkEnd w:id="105"/>
    </w:p>
    <w:p w14:paraId="2BD199DC" w14:textId="77777777" w:rsidR="002E4E3B" w:rsidRDefault="00CB2701">
      <w:pPr>
        <w:pStyle w:val="Heading1"/>
      </w:pPr>
      <w:r>
        <w:t>Discussion</w:t>
      </w:r>
    </w:p>
    <w:p w14:paraId="23085BE6" w14:textId="3C74FD52" w:rsidR="002E4E3B" w:rsidRDefault="00CB2701" w:rsidP="00C15443">
      <w:pPr>
        <w:ind w:firstLine="720"/>
        <w:jc w:val="both"/>
        <w:rPr>
          <w:szCs w:val="24"/>
        </w:rPr>
      </w:pPr>
      <w:r>
        <w:rPr>
          <w:szCs w:val="24"/>
        </w:rPr>
        <w:t xml:space="preserve">In this study, we asked how familiarity and sensory evidence affects human face recognition and what neural mechanisms underlie these effects in a naturalistic face </w:t>
      </w:r>
      <w:del w:id="106" w:author="Hamid Karimi-Rouzbahani" w:date="2019-11-01T15:54:00Z">
        <w:r w:rsidDel="007E69D5">
          <w:rPr>
            <w:szCs w:val="24"/>
          </w:rPr>
          <w:delText>categorization</w:delText>
        </w:r>
      </w:del>
      <w:ins w:id="107" w:author="Hamid Karimi-Rouzbahani" w:date="2019-11-01T15:54:00Z">
        <w:r w:rsidR="007E69D5">
          <w:rPr>
            <w:szCs w:val="24"/>
          </w:rPr>
          <w:t>discrimination</w:t>
        </w:r>
      </w:ins>
      <w:r>
        <w:rPr>
          <w:szCs w:val="24"/>
        </w:rPr>
        <w:t xml:space="preserve"> paradigm. In particular, we asked how feed-forward and feedback mechanisms in brain contribute to the processing of faces ranging from unfamiliar to personally familiar, and even one’s own </w:t>
      </w:r>
      <w:commentRangeStart w:id="108"/>
      <w:commentRangeStart w:id="109"/>
      <w:r>
        <w:rPr>
          <w:szCs w:val="24"/>
        </w:rPr>
        <w:t>face</w:t>
      </w:r>
      <w:commentRangeEnd w:id="108"/>
      <w:r>
        <w:commentReference w:id="108"/>
      </w:r>
      <w:commentRangeEnd w:id="109"/>
      <w:r w:rsidR="002B0466">
        <w:rPr>
          <w:rStyle w:val="CommentReference"/>
        </w:rPr>
        <w:commentReference w:id="109"/>
      </w:r>
      <w:r>
        <w:rPr>
          <w:szCs w:val="24"/>
        </w:rPr>
        <w:t xml:space="preserve">. To address these questions, </w:t>
      </w:r>
      <w:r>
        <w:rPr>
          <w:szCs w:val="24"/>
        </w:rPr>
        <w:lastRenderedPageBreak/>
        <w:t xml:space="preserve">we designed a decision making task </w:t>
      </w:r>
      <w:commentRangeStart w:id="110"/>
      <w:commentRangeStart w:id="111"/>
      <w:commentRangeStart w:id="112"/>
      <w:r>
        <w:rPr>
          <w:szCs w:val="24"/>
        </w:rPr>
        <w:t>and investigated how manipulating the sensory evidence affected the neural processing of familiar versus unfamiliar faces</w:t>
      </w:r>
      <w:commentRangeEnd w:id="110"/>
      <w:r>
        <w:commentReference w:id="110"/>
      </w:r>
      <w:commentRangeEnd w:id="111"/>
      <w:r w:rsidR="00A910DE">
        <w:rPr>
          <w:rStyle w:val="CommentReference"/>
        </w:rPr>
        <w:commentReference w:id="111"/>
      </w:r>
      <w:commentRangeEnd w:id="112"/>
      <w:r w:rsidR="00F4449B">
        <w:rPr>
          <w:rStyle w:val="CommentReference"/>
        </w:rPr>
        <w:commentReference w:id="112"/>
      </w:r>
      <w:r>
        <w:rPr>
          <w:szCs w:val="24"/>
        </w:rPr>
        <w:t xml:space="preserve">. </w:t>
      </w:r>
      <w:ins w:id="113" w:author="Hamid Karimi-Rouzbahani" w:date="2019-11-01T11:32:00Z">
        <w:r w:rsidR="00F4449B" w:rsidRPr="00F4449B">
          <w:rPr>
            <w:szCs w:val="24"/>
          </w:rPr>
          <w:t>This experimental paradigm allowed us to not only measure changes in behavio</w:t>
        </w:r>
        <w:r w:rsidR="00F4449B">
          <w:rPr>
            <w:szCs w:val="24"/>
          </w:rPr>
          <w:t>ral performance under different</w:t>
        </w:r>
      </w:ins>
      <w:ins w:id="114" w:author="Hamid Karimi-Rouzbahani" w:date="2019-11-01T11:33:00Z">
        <w:r w:rsidR="00F4449B">
          <w:rPr>
            <w:szCs w:val="24"/>
          </w:rPr>
          <w:t xml:space="preserve"> levels of perceptual uncertainty</w:t>
        </w:r>
      </w:ins>
      <w:ins w:id="115" w:author="Hamid Karimi-Rouzbahani" w:date="2019-11-01T11:32:00Z">
        <w:r w:rsidR="00F4449B">
          <w:rPr>
            <w:szCs w:val="24"/>
          </w:rPr>
          <w:t>, but also helped</w:t>
        </w:r>
      </w:ins>
      <w:ins w:id="116" w:author="Hamid Karimi-Rouzbahani" w:date="2019-11-01T11:33:00Z">
        <w:r w:rsidR="00F4449B">
          <w:rPr>
            <w:szCs w:val="24"/>
          </w:rPr>
          <w:t xml:space="preserve"> </w:t>
        </w:r>
      </w:ins>
      <w:ins w:id="117" w:author="Hamid Karimi-Rouzbahani" w:date="2019-11-01T11:32:00Z">
        <w:r w:rsidR="00F4449B" w:rsidRPr="00F4449B">
          <w:rPr>
            <w:szCs w:val="24"/>
          </w:rPr>
          <w:t xml:space="preserve">us investigate how feedback and feedforward information processing </w:t>
        </w:r>
      </w:ins>
      <w:ins w:id="118" w:author="Hamid Karimi-Rouzbahani" w:date="2019-11-01T11:33:00Z">
        <w:r w:rsidR="00F4449B">
          <w:rPr>
            <w:szCs w:val="24"/>
          </w:rPr>
          <w:t>evolved</w:t>
        </w:r>
      </w:ins>
      <w:ins w:id="119" w:author="Hamid Karimi-Rouzbahani" w:date="2019-11-01T11:32:00Z">
        <w:r w:rsidR="00F4449B" w:rsidRPr="00F4449B">
          <w:rPr>
            <w:szCs w:val="24"/>
          </w:rPr>
          <w:t xml:space="preserve"> during face processing. </w:t>
        </w:r>
      </w:ins>
      <w:del w:id="120" w:author="Hamid Karimi-Rouzbahani" w:date="2019-11-01T11:32:00Z">
        <w:r w:rsidDel="00F4449B">
          <w:rPr>
            <w:szCs w:val="24"/>
          </w:rPr>
          <w:delText xml:space="preserve">Varying the amount of sensory evidence allowed us to systematically measure the changes in perceptual performance and the dynamics of information processing for faces, helping  us pinpoint how feedback and feed-forward mechanisms play a role in recognizing different </w:delText>
        </w:r>
        <w:commentRangeStart w:id="121"/>
        <w:commentRangeStart w:id="122"/>
        <w:r w:rsidDel="00F4449B">
          <w:rPr>
            <w:szCs w:val="24"/>
          </w:rPr>
          <w:delText>faces</w:delText>
        </w:r>
        <w:commentRangeEnd w:id="121"/>
        <w:r w:rsidDel="00F4449B">
          <w:commentReference w:id="121"/>
        </w:r>
        <w:commentRangeEnd w:id="122"/>
        <w:r w:rsidR="007360E9" w:rsidDel="00F4449B">
          <w:rPr>
            <w:rStyle w:val="CommentReference"/>
          </w:rPr>
          <w:commentReference w:id="122"/>
        </w:r>
        <w:r w:rsidDel="00F4449B">
          <w:rPr>
            <w:szCs w:val="24"/>
          </w:rPr>
          <w:delText>.</w:delText>
        </w:r>
      </w:del>
    </w:p>
    <w:p w14:paraId="12BA4B44" w14:textId="58022E70" w:rsidR="002E4E3B" w:rsidRDefault="00CB2701">
      <w:pPr>
        <w:ind w:firstLine="720"/>
        <w:jc w:val="both"/>
        <w:rPr>
          <w:szCs w:val="24"/>
        </w:rPr>
      </w:pPr>
      <w:r>
        <w:rPr>
          <w:szCs w:val="24"/>
        </w:rPr>
        <w:t xml:space="preserve">Our behavioral results support previous studies of familiar face recognition, where subjects’ performance for familiar faces were more robust to noise (low sensory evidence) compared to unfamiliar (control) and famous faces. Note that although subjects performed a two-alternative task (familiar vs. unfamiliar), and were not cued about different levels of face familiarity, we could clearly observe the effect of different familiar faces. For example, subjects were accurate in </w:t>
      </w:r>
      <w:del w:id="123" w:author="Hamid Karimi-Rouzbahani" w:date="2019-11-01T15:56:00Z">
        <w:r w:rsidDel="007E69D5">
          <w:rPr>
            <w:szCs w:val="24"/>
          </w:rPr>
          <w:delText>recogniz</w:delText>
        </w:r>
      </w:del>
      <w:ins w:id="124" w:author="Hamid Karimi-Rouzbahani" w:date="2019-11-01T15:56:00Z">
        <w:r w:rsidR="007E69D5">
          <w:rPr>
            <w:szCs w:val="24"/>
          </w:rPr>
          <w:t>discriminat</w:t>
        </w:r>
      </w:ins>
      <w:r>
        <w:rPr>
          <w:szCs w:val="24"/>
        </w:rPr>
        <w:t xml:space="preserve">ing personally familiar and self faces even when the sensory evidence was the lowest compared to similar condition for control and famous faces, where the subjects’ performance was close to chance. One question might be why perceptual performance of subjects in our study is not also high for famous faces compared to other familiar faces categories, and even control faces. One possible answer is that subjects are more accurate and quicker in personally familiar face recognition because they have been life-long exposed to personally familiar faces where all possible variations of personally familiar faces have already been experienced by subjects. This is not the case for famous faces where people only see a two-dimensional image of them in the media. This makes the famous face recognition highly dependent on 2D visual features which can be distorted by adding noise to the image, as in our experiment. This increases the uncertainty for subjects to decide if the noisy famous face image was a familiar or unfamiliar face. This stimulus manipulation makes the famous faces “less-familiar” or “rather unfamiliar” to subjects. </w:t>
      </w:r>
    </w:p>
    <w:p w14:paraId="0FE638D6" w14:textId="4310855D" w:rsidR="002E4E3B" w:rsidRPr="000747B4" w:rsidRDefault="00CB2701" w:rsidP="00C15443">
      <w:pPr>
        <w:ind w:firstLine="720"/>
        <w:jc w:val="both"/>
        <w:rPr>
          <w:szCs w:val="24"/>
          <w:rPrChange w:id="125" w:author="Hamid Karimi-Rouzbahani" w:date="2019-11-01T12:01:00Z">
            <w:rPr/>
          </w:rPrChange>
        </w:rPr>
      </w:pPr>
      <w:r>
        <w:rPr>
          <w:szCs w:val="24"/>
        </w:rPr>
        <w:t xml:space="preserve">We also observed robust and clear neural correlates for perceptual differences for the four familiarity levels. Our averaged neural responses for stimulus- and </w:t>
      </w:r>
      <w:del w:id="126" w:author="Hamid Karimi-Rouzbahani" w:date="2019-10-31T14:21:00Z">
        <w:r w:rsidDel="005D3B4E">
          <w:rPr>
            <w:szCs w:val="24"/>
          </w:rPr>
          <w:lastRenderedPageBreak/>
          <w:delText>decision</w:delText>
        </w:r>
      </w:del>
      <w:ins w:id="127" w:author="Hamid Karimi-Rouzbahani" w:date="2019-10-31T14:21:00Z">
        <w:r w:rsidR="005D3B4E">
          <w:rPr>
            <w:szCs w:val="24"/>
          </w:rPr>
          <w:t>response</w:t>
        </w:r>
      </w:ins>
      <w:r>
        <w:rPr>
          <w:szCs w:val="24"/>
        </w:rPr>
        <w:t xml:space="preserve">-aligned activations showed that the amplitude of responses are well explained by familiarity levels, with strongest response to self faces and weakest responses to control faces. Here again, we did not observe much difference between control and famous faces, suggesting that distorting visual features not only reduced the perceptual differences for control versus famous faces but also decreased the associated neural responses. </w:t>
      </w:r>
      <w:ins w:id="128" w:author="Hamid Karimi-Rouzbahani" w:date="2019-11-01T12:00:00Z">
        <w:r w:rsidR="000747B4">
          <w:rPr>
            <w:szCs w:val="24"/>
          </w:rPr>
          <w:t xml:space="preserve">Similarly, </w:t>
        </w:r>
        <w:r w:rsidR="000747B4" w:rsidRPr="000747B4">
          <w:rPr>
            <w:szCs w:val="24"/>
          </w:rPr>
          <w:t>decreasing</w:t>
        </w:r>
        <w:r w:rsidR="000747B4">
          <w:rPr>
            <w:szCs w:val="24"/>
          </w:rPr>
          <w:t xml:space="preserve"> the amount of sensory evidence</w:t>
        </w:r>
        <w:r w:rsidR="000747B4" w:rsidRPr="000747B4">
          <w:rPr>
            <w:szCs w:val="24"/>
          </w:rPr>
          <w:t xml:space="preserve"> also reduced the </w:t>
        </w:r>
      </w:ins>
      <w:ins w:id="129" w:author="Hamid Karimi-Rouzbahani" w:date="2019-11-01T12:01:00Z">
        <w:r w:rsidR="000747B4">
          <w:rPr>
            <w:szCs w:val="24"/>
          </w:rPr>
          <w:t xml:space="preserve">differences in </w:t>
        </w:r>
      </w:ins>
      <w:ins w:id="130" w:author="Hamid Karimi-Rouzbahani" w:date="2019-11-01T12:00:00Z">
        <w:r w:rsidR="000747B4" w:rsidRPr="000747B4">
          <w:rPr>
            <w:szCs w:val="24"/>
          </w:rPr>
          <w:t xml:space="preserve">neural </w:t>
        </w:r>
      </w:ins>
      <w:ins w:id="131" w:author="Hamid Karimi-Rouzbahani" w:date="2019-11-01T12:01:00Z">
        <w:r w:rsidR="000747B4">
          <w:rPr>
            <w:szCs w:val="24"/>
          </w:rPr>
          <w:t>activations</w:t>
        </w:r>
      </w:ins>
      <w:ins w:id="132" w:author="Hamid Karimi-Rouzbahani" w:date="2019-11-01T12:00:00Z">
        <w:r w:rsidR="000747B4" w:rsidRPr="000747B4">
          <w:rPr>
            <w:szCs w:val="24"/>
          </w:rPr>
          <w:t xml:space="preserve"> between </w:t>
        </w:r>
      </w:ins>
      <w:ins w:id="133" w:author="Hamid Karimi-Rouzbahani" w:date="2019-11-01T12:01:00Z">
        <w:r w:rsidR="000747B4">
          <w:rPr>
            <w:szCs w:val="24"/>
          </w:rPr>
          <w:t xml:space="preserve">the </w:t>
        </w:r>
      </w:ins>
      <w:ins w:id="134" w:author="Hamid Karimi-Rouzbahani" w:date="2019-11-01T12:00:00Z">
        <w:r w:rsidR="000747B4" w:rsidRPr="000747B4">
          <w:rPr>
            <w:szCs w:val="24"/>
          </w:rPr>
          <w:t>four face categories</w:t>
        </w:r>
      </w:ins>
      <w:commentRangeStart w:id="135"/>
      <w:commentRangeStart w:id="136"/>
      <w:del w:id="137" w:author="Hamid Karimi-Rouzbahani" w:date="2019-11-01T12:01:00Z">
        <w:r w:rsidDel="000747B4">
          <w:rPr>
            <w:szCs w:val="24"/>
          </w:rPr>
          <w:delText>Such observations were made in neural responses of all four face categories when the amount of sensory evidence significantly decreased</w:delText>
        </w:r>
        <w:commentRangeEnd w:id="135"/>
        <w:r w:rsidDel="000747B4">
          <w:commentReference w:id="135"/>
        </w:r>
        <w:commentRangeEnd w:id="136"/>
        <w:r w:rsidR="006610C1" w:rsidDel="000747B4">
          <w:rPr>
            <w:rStyle w:val="CommentReference"/>
          </w:rPr>
          <w:commentReference w:id="136"/>
        </w:r>
      </w:del>
      <w:r>
        <w:rPr>
          <w:szCs w:val="24"/>
        </w:rPr>
        <w:t xml:space="preserve">. Another important observation in our study, which has not been reported in any previous study addressing face familiarity, is the “ramp-up” neural activity as a function of sensory evidence and different face categories. Our results showed that the peak of this “ramp-up” activity is ~100 </w:t>
      </w:r>
      <w:proofErr w:type="spellStart"/>
      <w:r>
        <w:rPr>
          <w:szCs w:val="24"/>
        </w:rPr>
        <w:t>ms</w:t>
      </w:r>
      <w:proofErr w:type="spellEnd"/>
      <w:r>
        <w:rPr>
          <w:szCs w:val="24"/>
        </w:rPr>
        <w:t xml:space="preserve"> before the behavioral responses are made, suggesting an evidence accumulation process </w:t>
      </w:r>
      <w:del w:id="138" w:author="Hamid Karimi-Rouzbahani" w:date="2019-10-31T14:21:00Z">
        <w:r w:rsidDel="005D3B4E">
          <w:rPr>
            <w:szCs w:val="24"/>
          </w:rPr>
          <w:delText xml:space="preserve">before </w:delText>
        </w:r>
      </w:del>
      <w:ins w:id="139" w:author="Hamid Karimi-Rouzbahani" w:date="2019-10-31T14:21:00Z">
        <w:r w:rsidR="005D3B4E">
          <w:rPr>
            <w:szCs w:val="24"/>
          </w:rPr>
          <w:t xml:space="preserve">for </w:t>
        </w:r>
      </w:ins>
      <w:r>
        <w:rPr>
          <w:szCs w:val="24"/>
        </w:rPr>
        <w:t>decision making</w:t>
      </w:r>
      <w:ins w:id="140" w:author="Hamid Karimi-Rouzbahani" w:date="2019-10-31T14:21:00Z">
        <w:r w:rsidR="005D3B4E">
          <w:rPr>
            <w:szCs w:val="24"/>
          </w:rPr>
          <w:t xml:space="preserve"> leading to responses</w:t>
        </w:r>
      </w:ins>
      <w:r>
        <w:rPr>
          <w:szCs w:val="24"/>
        </w:rPr>
        <w:t xml:space="preserve">. Such mechanisms have already been reported in electrophysiological studies in monkeys and recent EEG reports in humans using different stimuli (Hanks and Summerfield, 2017; </w:t>
      </w:r>
      <w:proofErr w:type="spellStart"/>
      <w:r>
        <w:rPr>
          <w:szCs w:val="24"/>
        </w:rPr>
        <w:t>Philiastides</w:t>
      </w:r>
      <w:proofErr w:type="spellEnd"/>
      <w:r>
        <w:rPr>
          <w:szCs w:val="24"/>
        </w:rPr>
        <w:t xml:space="preserve"> et al., 2006; </w:t>
      </w:r>
      <w:proofErr w:type="spellStart"/>
      <w:r>
        <w:rPr>
          <w:szCs w:val="24"/>
        </w:rPr>
        <w:t>Philiastides</w:t>
      </w:r>
      <w:proofErr w:type="spellEnd"/>
      <w:r>
        <w:rPr>
          <w:szCs w:val="24"/>
        </w:rPr>
        <w:t xml:space="preserve"> and </w:t>
      </w:r>
      <w:proofErr w:type="spellStart"/>
      <w:r>
        <w:rPr>
          <w:szCs w:val="24"/>
        </w:rPr>
        <w:t>Sajda</w:t>
      </w:r>
      <w:proofErr w:type="spellEnd"/>
      <w:r>
        <w:rPr>
          <w:szCs w:val="24"/>
        </w:rPr>
        <w:t xml:space="preserve">, 2006; </w:t>
      </w:r>
      <w:proofErr w:type="spellStart"/>
      <w:r>
        <w:rPr>
          <w:szCs w:val="24"/>
        </w:rPr>
        <w:t>Shadlen</w:t>
      </w:r>
      <w:proofErr w:type="spellEnd"/>
      <w:r>
        <w:rPr>
          <w:szCs w:val="24"/>
        </w:rPr>
        <w:t xml:space="preserve"> and Newsome, 2001). We will later discuss how this evidence accumulation can engage different feed-forward and feedback mechanisms during face processing. We should also point that most experimental designs in previous studies of familiar face recognition used event-related paradigms (Dobs et al., 2019; Young et al., 2018) where face images were presented briefly and continuously. Although these studies showed that face familiarity modulates the components of the ERP waveforms, such as N170, N250, and P300 (Henson et al., 2008; Kaufmann et al., 2009; </w:t>
      </w:r>
      <w:proofErr w:type="spellStart"/>
      <w:r>
        <w:rPr>
          <w:szCs w:val="24"/>
        </w:rPr>
        <w:t>Schweinberger</w:t>
      </w:r>
      <w:proofErr w:type="spellEnd"/>
      <w:r>
        <w:rPr>
          <w:szCs w:val="24"/>
        </w:rPr>
        <w:t xml:space="preserve"> et al., 2002, </w:t>
      </w:r>
      <w:proofErr w:type="spellStart"/>
      <w:r>
        <w:rPr>
          <w:szCs w:val="24"/>
        </w:rPr>
        <w:t>Hanso</w:t>
      </w:r>
      <w:proofErr w:type="spellEnd"/>
      <w:r>
        <w:rPr>
          <w:szCs w:val="24"/>
        </w:rPr>
        <w:t xml:space="preserve"> et al., 2010, Huang et al., 2017) which are different from those for unfamiliar faces, such stimulation designs mostly dominated the feed-forward processing where measuring the contribution of feedback effects was rather difficult (Goddard et al., 2016). Here, we tried to avoid the domination of feedforward flows of information using a dynamic masking </w:t>
      </w:r>
      <w:commentRangeStart w:id="141"/>
      <w:commentRangeStart w:id="142"/>
      <w:commentRangeStart w:id="143"/>
      <w:r>
        <w:rPr>
          <w:szCs w:val="24"/>
        </w:rPr>
        <w:t>paradigm</w:t>
      </w:r>
      <w:commentRangeEnd w:id="141"/>
      <w:r>
        <w:commentReference w:id="141"/>
      </w:r>
      <w:commentRangeEnd w:id="142"/>
      <w:r w:rsidR="005761AD">
        <w:rPr>
          <w:rStyle w:val="CommentReference"/>
        </w:rPr>
        <w:commentReference w:id="142"/>
      </w:r>
      <w:commentRangeEnd w:id="143"/>
      <w:r w:rsidR="0031033E">
        <w:rPr>
          <w:rStyle w:val="CommentReference"/>
        </w:rPr>
        <w:commentReference w:id="143"/>
      </w:r>
      <w:r>
        <w:rPr>
          <w:szCs w:val="24"/>
        </w:rPr>
        <w:t>.</w:t>
      </w:r>
      <w:ins w:id="144" w:author="Hamid Karimi-Rouzbahani" w:date="2019-11-01T15:19:00Z">
        <w:r w:rsidR="0031033E">
          <w:rPr>
            <w:szCs w:val="24"/>
          </w:rPr>
          <w:t xml:space="preserve"> This dynamic masking also </w:t>
        </w:r>
      </w:ins>
      <w:ins w:id="145" w:author="Hamid Karimi-Rouzbahani" w:date="2019-11-01T15:20:00Z">
        <w:r w:rsidR="0031033E" w:rsidRPr="0031033E">
          <w:rPr>
            <w:szCs w:val="24"/>
          </w:rPr>
          <w:t xml:space="preserve">slowed down the process of evidence accumulation so that it became trackable in </w:t>
        </w:r>
        <w:r w:rsidR="0031033E">
          <w:rPr>
            <w:szCs w:val="24"/>
          </w:rPr>
          <w:t>EEG.</w:t>
        </w:r>
      </w:ins>
    </w:p>
    <w:p w14:paraId="0E1F2803" w14:textId="61D1B220" w:rsidR="002E4E3B" w:rsidRDefault="00CB2701" w:rsidP="00C15443">
      <w:pPr>
        <w:ind w:firstLine="720"/>
        <w:jc w:val="both"/>
        <w:rPr>
          <w:szCs w:val="24"/>
        </w:rPr>
      </w:pPr>
      <w:r>
        <w:rPr>
          <w:szCs w:val="24"/>
        </w:rPr>
        <w:t xml:space="preserve">We further used an MVPA approach to investigate the time course of face processing and examine how extraction of face familiarity information evolves over time </w:t>
      </w:r>
      <w:r>
        <w:rPr>
          <w:szCs w:val="24"/>
        </w:rPr>
        <w:lastRenderedPageBreak/>
        <w:t xml:space="preserve">during stimulus presentation and </w:t>
      </w:r>
      <w:del w:id="146" w:author="Hamid Karimi-Rouzbahani" w:date="2019-10-31T14:22:00Z">
        <w:r w:rsidDel="005D3B4E">
          <w:rPr>
            <w:szCs w:val="24"/>
          </w:rPr>
          <w:delText>decision making</w:delText>
        </w:r>
      </w:del>
      <w:ins w:id="147" w:author="Hamid Karimi-Rouzbahani" w:date="2019-10-31T14:22:00Z">
        <w:r w:rsidR="005D3B4E">
          <w:rPr>
            <w:szCs w:val="24"/>
          </w:rPr>
          <w:t>prior to response</w:t>
        </w:r>
      </w:ins>
      <w:r>
        <w:rPr>
          <w:szCs w:val="24"/>
        </w:rPr>
        <w:t xml:space="preserve">. While several studies have investigated the time course of face perception using MVPA in humans (Dobs et al, 2019; </w:t>
      </w:r>
      <w:proofErr w:type="spellStart"/>
      <w:r>
        <w:rPr>
          <w:szCs w:val="24"/>
        </w:rPr>
        <w:t>Ambrus</w:t>
      </w:r>
      <w:proofErr w:type="spellEnd"/>
      <w:r>
        <w:rPr>
          <w:szCs w:val="24"/>
        </w:rPr>
        <w:t xml:space="preserve"> et al., 2018), none have adopted the wide range of face familiarity levels that we used in an active face recognition task. Our analyses show a gradual increase in decoding accuracy after stimulus onset and before </w:t>
      </w:r>
      <w:del w:id="148" w:author="Hamid Karimi-Rouzbahani" w:date="2019-10-31T14:22:00Z">
        <w:r w:rsidDel="005D3B4E">
          <w:rPr>
            <w:szCs w:val="24"/>
          </w:rPr>
          <w:delText>decision</w:delText>
        </w:r>
      </w:del>
      <w:ins w:id="149" w:author="Hamid Karimi-Rouzbahani" w:date="2019-10-31T14:22:00Z">
        <w:r w:rsidR="005D3B4E">
          <w:rPr>
            <w:szCs w:val="24"/>
          </w:rPr>
          <w:t>response</w:t>
        </w:r>
      </w:ins>
      <w:r>
        <w:rPr>
          <w:szCs w:val="24"/>
        </w:rPr>
        <w:t>. Decoding accuracy was proportional to the amount of sensory evidence</w:t>
      </w:r>
      <w:del w:id="150" w:author="Hamid Karimi-Rouzbahani" w:date="2019-11-01T13:29:00Z">
        <w:r w:rsidDel="00E76030">
          <w:rPr>
            <w:szCs w:val="24"/>
          </w:rPr>
          <w:delText>-</w:delText>
        </w:r>
      </w:del>
      <w:r>
        <w:rPr>
          <w:szCs w:val="24"/>
        </w:rPr>
        <w:t xml:space="preserve"> i.e. the higher the sensory evidence (high coherence levels), the higher the decoding accuracy. Interestingly, we showed that the decoding accuracy reaches its maximum ~100 </w:t>
      </w:r>
      <w:proofErr w:type="spellStart"/>
      <w:r>
        <w:rPr>
          <w:szCs w:val="24"/>
        </w:rPr>
        <w:t>ms</w:t>
      </w:r>
      <w:proofErr w:type="spellEnd"/>
      <w:r>
        <w:rPr>
          <w:szCs w:val="24"/>
        </w:rPr>
        <w:t xml:space="preserve"> before subjects’ expressing their decisions (key press). These results </w:t>
      </w:r>
      <w:del w:id="151" w:author="Hamid Karimi-Rouzbahani" w:date="2019-10-31T14:23:00Z">
        <w:r w:rsidDel="005D3B4E">
          <w:rPr>
            <w:szCs w:val="24"/>
          </w:rPr>
          <w:delText xml:space="preserve">are </w:delText>
        </w:r>
      </w:del>
      <w:ins w:id="152" w:author="Hamid Karimi-Rouzbahani" w:date="2019-10-31T14:23:00Z">
        <w:r w:rsidR="005D3B4E">
          <w:rPr>
            <w:szCs w:val="24"/>
          </w:rPr>
          <w:t xml:space="preserve">provide </w:t>
        </w:r>
      </w:ins>
      <w:r>
        <w:rPr>
          <w:szCs w:val="24"/>
        </w:rPr>
        <w:t xml:space="preserve">direct evidence for sensory evidence accumulation and decision making processes during face processing in humans, which are consistent with previously reported data in monkey and recent single-trial ERP studies (Kelly et al., 2013; Hanks and Summerfield, 2017; </w:t>
      </w:r>
      <w:proofErr w:type="spellStart"/>
      <w:r>
        <w:rPr>
          <w:szCs w:val="24"/>
        </w:rPr>
        <w:t>Philiastides</w:t>
      </w:r>
      <w:proofErr w:type="spellEnd"/>
      <w:r>
        <w:rPr>
          <w:szCs w:val="24"/>
        </w:rPr>
        <w:t xml:space="preserve"> et al., 2006; </w:t>
      </w:r>
      <w:proofErr w:type="spellStart"/>
      <w:r>
        <w:rPr>
          <w:szCs w:val="24"/>
        </w:rPr>
        <w:t>Philiastides</w:t>
      </w:r>
      <w:proofErr w:type="spellEnd"/>
      <w:r>
        <w:rPr>
          <w:szCs w:val="24"/>
        </w:rPr>
        <w:t xml:space="preserve"> and </w:t>
      </w:r>
      <w:proofErr w:type="spellStart"/>
      <w:r>
        <w:rPr>
          <w:szCs w:val="24"/>
        </w:rPr>
        <w:t>Sajda</w:t>
      </w:r>
      <w:proofErr w:type="spellEnd"/>
      <w:r>
        <w:rPr>
          <w:szCs w:val="24"/>
        </w:rPr>
        <w:t xml:space="preserve">, 2006; </w:t>
      </w:r>
      <w:proofErr w:type="spellStart"/>
      <w:r>
        <w:rPr>
          <w:szCs w:val="24"/>
        </w:rPr>
        <w:t>Shadlen</w:t>
      </w:r>
      <w:proofErr w:type="spellEnd"/>
      <w:r>
        <w:rPr>
          <w:szCs w:val="24"/>
        </w:rPr>
        <w:t xml:space="preserve"> and Newsome, 2001). </w:t>
      </w:r>
      <w:del w:id="153" w:author="Hamid Karimi-Rouzbahani" w:date="2019-11-01T13:32:00Z">
        <w:r w:rsidDel="00E76030">
          <w:rPr>
            <w:szCs w:val="24"/>
          </w:rPr>
          <w:delText xml:space="preserve">Our MVPA approach also </w:delText>
        </w:r>
      </w:del>
      <w:ins w:id="154" w:author="Hamid Karimi-Rouzbahani" w:date="2019-11-01T13:32:00Z">
        <w:r w:rsidR="00E76030">
          <w:rPr>
            <w:szCs w:val="24"/>
          </w:rPr>
          <w:t>C</w:t>
        </w:r>
      </w:ins>
      <w:ins w:id="155" w:author="Hamid Karimi-Rouzbahani" w:date="2019-11-01T13:30:00Z">
        <w:r w:rsidR="00E76030">
          <w:rPr>
            <w:szCs w:val="24"/>
          </w:rPr>
          <w:t>onfirm</w:t>
        </w:r>
      </w:ins>
      <w:ins w:id="156" w:author="Hamid Karimi-Rouzbahani" w:date="2019-11-01T13:32:00Z">
        <w:r w:rsidR="00E76030">
          <w:rPr>
            <w:szCs w:val="24"/>
          </w:rPr>
          <w:t xml:space="preserve">ing </w:t>
        </w:r>
      </w:ins>
      <w:ins w:id="157" w:author="Hamid Karimi-Rouzbahani" w:date="2019-11-01T13:30:00Z">
        <w:r w:rsidR="00E76030">
          <w:rPr>
            <w:szCs w:val="24"/>
          </w:rPr>
          <w:t>our univariate ERP analyses</w:t>
        </w:r>
      </w:ins>
      <w:ins w:id="158" w:author="Hamid Karimi-Rouzbahani" w:date="2019-11-01T13:32:00Z">
        <w:r w:rsidR="00E76030">
          <w:rPr>
            <w:szCs w:val="24"/>
          </w:rPr>
          <w:t xml:space="preserve">, </w:t>
        </w:r>
        <w:r w:rsidR="006200A7">
          <w:rPr>
            <w:szCs w:val="24"/>
          </w:rPr>
          <w:t>o</w:t>
        </w:r>
        <w:r w:rsidR="00E76030">
          <w:rPr>
            <w:szCs w:val="24"/>
          </w:rPr>
          <w:t>ur MVPA approach also</w:t>
        </w:r>
      </w:ins>
      <w:del w:id="159" w:author="Hamid Karimi-Rouzbahani" w:date="2019-11-01T13:31:00Z">
        <w:r w:rsidDel="00E76030">
          <w:rPr>
            <w:szCs w:val="24"/>
          </w:rPr>
          <w:delText xml:space="preserve">summarized the results of our neural data for face familiarity </w:delText>
        </w:r>
      </w:del>
      <w:ins w:id="160" w:author="Hamid Karimi-Rouzbahani" w:date="2019-11-01T13:32:00Z">
        <w:r w:rsidR="00E76030">
          <w:rPr>
            <w:szCs w:val="24"/>
          </w:rPr>
          <w:t xml:space="preserve"> </w:t>
        </w:r>
      </w:ins>
      <w:del w:id="161" w:author="Hamid Karimi-Rouzbahani" w:date="2019-11-01T13:32:00Z">
        <w:r w:rsidDel="00E76030">
          <w:rPr>
            <w:szCs w:val="24"/>
          </w:rPr>
          <w:delText xml:space="preserve">showing </w:delText>
        </w:r>
      </w:del>
      <w:ins w:id="162" w:author="Hamid Karimi-Rouzbahani" w:date="2019-11-01T13:32:00Z">
        <w:r w:rsidR="00E76030">
          <w:rPr>
            <w:szCs w:val="24"/>
          </w:rPr>
          <w:t xml:space="preserve">showed </w:t>
        </w:r>
      </w:ins>
      <w:r>
        <w:rPr>
          <w:szCs w:val="24"/>
        </w:rPr>
        <w:t xml:space="preserve">that the decoding accuracy for familiar faces are higher than unfamiliar faces, with its maximum for self and personally familiar faces while the lower for control and famous faces. Moreover, the significant correlation between MVPA and behavioral results show a direct relationship between neural representation and behavioral outcomes, a result that has not been reported previously for familiar face processing. One factor that might be concerning in any MVPA approach is the fact that low-level features (image statistics) could explain the decoding accuracy and provide misleading results. To address this issue, we used an RSA-based correlational analysis to remove these effects by </w:t>
      </w:r>
      <w:proofErr w:type="spellStart"/>
      <w:r>
        <w:rPr>
          <w:szCs w:val="24"/>
        </w:rPr>
        <w:t>partialling</w:t>
      </w:r>
      <w:proofErr w:type="spellEnd"/>
      <w:r>
        <w:rPr>
          <w:szCs w:val="24"/>
        </w:rPr>
        <w:t xml:space="preserve"> out the relevant low-level features from neural data. Our RSA analysis showed that even after </w:t>
      </w:r>
      <w:proofErr w:type="spellStart"/>
      <w:r>
        <w:rPr>
          <w:szCs w:val="24"/>
        </w:rPr>
        <w:t>partialling</w:t>
      </w:r>
      <w:proofErr w:type="spellEnd"/>
      <w:r>
        <w:rPr>
          <w:szCs w:val="24"/>
        </w:rPr>
        <w:t xml:space="preserve"> out the effect of low level features, the representation for personally familiar and self faces are better than unfamiliar </w:t>
      </w:r>
      <w:commentRangeStart w:id="163"/>
      <w:commentRangeStart w:id="164"/>
      <w:commentRangeStart w:id="165"/>
      <w:r>
        <w:rPr>
          <w:szCs w:val="24"/>
        </w:rPr>
        <w:t>ones</w:t>
      </w:r>
      <w:commentRangeEnd w:id="163"/>
      <w:r>
        <w:commentReference w:id="163"/>
      </w:r>
      <w:commentRangeEnd w:id="164"/>
      <w:r w:rsidR="00D51B17">
        <w:rPr>
          <w:rStyle w:val="CommentReference"/>
        </w:rPr>
        <w:commentReference w:id="164"/>
      </w:r>
      <w:commentRangeEnd w:id="165"/>
      <w:r w:rsidR="002B0466">
        <w:rPr>
          <w:rStyle w:val="CommentReference"/>
        </w:rPr>
        <w:commentReference w:id="165"/>
      </w:r>
      <w:r>
        <w:rPr>
          <w:szCs w:val="24"/>
        </w:rPr>
        <w:t xml:space="preserve">. </w:t>
      </w:r>
    </w:p>
    <w:p w14:paraId="5C4EAC64" w14:textId="1F65EE1D" w:rsidR="002E4E3B" w:rsidRDefault="00CB2701">
      <w:pPr>
        <w:ind w:firstLine="720"/>
        <w:jc w:val="both"/>
        <w:rPr>
          <w:szCs w:val="24"/>
        </w:rPr>
      </w:pPr>
      <w:r>
        <w:rPr>
          <w:szCs w:val="24"/>
        </w:rPr>
        <w:t xml:space="preserve">Previous studies have tried to address whether familiar face processing involves (only) feed-forward neural networks or both feedback and feed-forward mechanisms. However, the experimental paradigm and the analysis methods of these studies were not specifically designed to dissociate feedback and feed-forward information flows. For example, fMRI studies in monkeys identified two areas specifically involved in familiar </w:t>
      </w:r>
      <w:r>
        <w:rPr>
          <w:szCs w:val="24"/>
        </w:rPr>
        <w:lastRenderedPageBreak/>
        <w:t>face recognition (</w:t>
      </w:r>
      <w:proofErr w:type="spellStart"/>
      <w:r>
        <w:rPr>
          <w:szCs w:val="24"/>
        </w:rPr>
        <w:t>Landi</w:t>
      </w:r>
      <w:proofErr w:type="spellEnd"/>
      <w:r>
        <w:rPr>
          <w:szCs w:val="24"/>
        </w:rPr>
        <w:t xml:space="preserve"> and </w:t>
      </w:r>
      <w:proofErr w:type="spellStart"/>
      <w:r>
        <w:rPr>
          <w:szCs w:val="24"/>
        </w:rPr>
        <w:t>Freiwald</w:t>
      </w:r>
      <w:proofErr w:type="spellEnd"/>
      <w:r>
        <w:rPr>
          <w:szCs w:val="24"/>
        </w:rPr>
        <w:t xml:space="preserve">, 2017). However, the temporal resolution of fMRI did not allow the authors to study the dynamics of information processing. Other recent brain imaging studies in humans, using magnetoencephalography (MEG), revealed that familiarity enhances representations of other faces dimensions such as identity and gender (Dobs et al., 2019). Such enhancement was observed at very early time window after stimulus onset, suggesting that tuned feed-forward mechanisms for familiar faces are involved in the processing. However, the stimulation paradigm in these studies were not designed in a way to specifically engage both feedback and feed-forward mechanisms. For example, subjects in these studies performed either a passive face viewing or indirect face recognition tasks using face images of celebrities. Electrophysiological studies in animals have shown that cortical feedback projections robustly modulate responses of lower visual areas when complex natural stimuli are presented, while these feedback effects are weaker and inconsistent for simple stimuli (Ref). Although face images are considered complex stimuli, face recognition is an effortless task for humans, meaning that faces can be simple stimuli for high-level brain areas. In our study, we systematically manipulated the amount of sensory evidence in two dimensions: face familiarity levels and coherence levels. These varying difficulty levels can engage different networks and processing mechanisms as simple stimuli (high coherence faces) can only be processed using the feedforward information flow while more complex stimuli (low coherence faces) might need both mechanisms. </w:t>
      </w:r>
    </w:p>
    <w:p w14:paraId="51386619" w14:textId="71A9FFE8" w:rsidR="002E4E3B" w:rsidRDefault="00CB2701" w:rsidP="00C15443">
      <w:pPr>
        <w:ind w:firstLine="720"/>
        <w:jc w:val="both"/>
        <w:rPr>
          <w:szCs w:val="24"/>
        </w:rPr>
      </w:pPr>
      <w:r>
        <w:rPr>
          <w:szCs w:val="24"/>
        </w:rPr>
        <w:t xml:space="preserve">Using a novel RSA-based connectivity analyses, we showed, for the first time, that when the complexity of face image is low (high coherence) the categorical face information is dominantly streamed through feedforward mechanisms. On the other hand, the flow of categorical face information is fed back when the complexity of stimuli increase (low coherence). </w:t>
      </w:r>
      <w:ins w:id="166" w:author="Hamid Karimi-Rouzbahani" w:date="2019-11-01T14:01:00Z">
        <w:r w:rsidR="00EC1036">
          <w:rPr>
            <w:szCs w:val="24"/>
          </w:rPr>
          <w:t>These support that</w:t>
        </w:r>
      </w:ins>
      <w:ins w:id="167" w:author="Hamid Karimi-Rouzbahani" w:date="2019-11-01T13:45:00Z">
        <w:r w:rsidR="00D439D1">
          <w:rPr>
            <w:szCs w:val="24"/>
          </w:rPr>
          <w:t xml:space="preserve"> </w:t>
        </w:r>
      </w:ins>
      <w:ins w:id="168" w:author="Hamid Karimi-Rouzbahani" w:date="2019-11-01T13:47:00Z">
        <w:r w:rsidR="00D439D1">
          <w:rPr>
            <w:szCs w:val="24"/>
          </w:rPr>
          <w:t xml:space="preserve">perception </w:t>
        </w:r>
      </w:ins>
      <w:ins w:id="169" w:author="Hamid Karimi-Rouzbahani" w:date="2019-11-01T14:01:00Z">
        <w:r w:rsidR="00EC1036">
          <w:rPr>
            <w:szCs w:val="24"/>
          </w:rPr>
          <w:t>i</w:t>
        </w:r>
      </w:ins>
      <w:ins w:id="170" w:author="Hamid Karimi-Rouzbahani" w:date="2019-11-01T13:47:00Z">
        <w:r w:rsidR="00D439D1">
          <w:rPr>
            <w:szCs w:val="24"/>
          </w:rPr>
          <w:t>nvolve</w:t>
        </w:r>
      </w:ins>
      <w:ins w:id="171" w:author="Hamid Karimi-Rouzbahani" w:date="2019-11-01T14:01:00Z">
        <w:r w:rsidR="00EC1036">
          <w:rPr>
            <w:szCs w:val="24"/>
          </w:rPr>
          <w:t>s</w:t>
        </w:r>
      </w:ins>
      <w:ins w:id="172" w:author="Hamid Karimi-Rouzbahani" w:date="2019-11-01T13:46:00Z">
        <w:r w:rsidR="00D439D1">
          <w:rPr>
            <w:szCs w:val="24"/>
          </w:rPr>
          <w:t xml:space="preserve"> a bidirectional </w:t>
        </w:r>
      </w:ins>
      <w:ins w:id="173" w:author="Hamid Karimi-Rouzbahani" w:date="2019-11-01T13:50:00Z">
        <w:r w:rsidR="000F7E8F">
          <w:rPr>
            <w:szCs w:val="24"/>
          </w:rPr>
          <w:t xml:space="preserve">feedforward/feedback </w:t>
        </w:r>
      </w:ins>
      <w:ins w:id="174" w:author="Hamid Karimi-Rouzbahani" w:date="2019-11-01T13:45:00Z">
        <w:r w:rsidR="00D439D1">
          <w:rPr>
            <w:szCs w:val="24"/>
          </w:rPr>
          <w:t xml:space="preserve">flow of information in the brain </w:t>
        </w:r>
      </w:ins>
      <w:ins w:id="175" w:author="Hamid Karimi-Rouzbahani" w:date="2019-11-01T13:46:00Z">
        <w:r w:rsidR="00D439D1">
          <w:rPr>
            <w:szCs w:val="24"/>
          </w:rPr>
          <w:t xml:space="preserve">which is dominated in one direction depending on the </w:t>
        </w:r>
      </w:ins>
      <w:ins w:id="176" w:author="Hamid Karimi-Rouzbahani" w:date="2019-11-01T13:56:00Z">
        <w:r w:rsidR="00EC1036">
          <w:rPr>
            <w:szCs w:val="24"/>
          </w:rPr>
          <w:t xml:space="preserve">amount </w:t>
        </w:r>
      </w:ins>
      <w:ins w:id="177" w:author="Hamid Karimi-Rouzbahani" w:date="2019-11-01T13:48:00Z">
        <w:r w:rsidR="00D439D1">
          <w:rPr>
            <w:szCs w:val="24"/>
          </w:rPr>
          <w:t>sensory</w:t>
        </w:r>
      </w:ins>
      <w:ins w:id="178" w:author="Hamid Karimi-Rouzbahani" w:date="2019-11-01T13:46:00Z">
        <w:r w:rsidR="00D439D1">
          <w:rPr>
            <w:szCs w:val="24"/>
          </w:rPr>
          <w:t xml:space="preserve"> </w:t>
        </w:r>
      </w:ins>
      <w:ins w:id="179" w:author="Hamid Karimi-Rouzbahani" w:date="2019-11-01T13:48:00Z">
        <w:r w:rsidR="00D439D1">
          <w:rPr>
            <w:szCs w:val="24"/>
          </w:rPr>
          <w:t>evidence</w:t>
        </w:r>
      </w:ins>
      <w:ins w:id="180" w:author="Hamid Karimi-Rouzbahani" w:date="2019-11-01T13:56:00Z">
        <w:r w:rsidR="00EC1036">
          <w:rPr>
            <w:szCs w:val="24"/>
          </w:rPr>
          <w:t xml:space="preserve"> for the stimulus. A second factor that might play a role in </w:t>
        </w:r>
      </w:ins>
      <w:ins w:id="181" w:author="Hamid Karimi-Rouzbahani" w:date="2019-11-01T13:57:00Z">
        <w:r w:rsidR="00EC1036">
          <w:rPr>
            <w:szCs w:val="24"/>
          </w:rPr>
          <w:t>determining</w:t>
        </w:r>
      </w:ins>
      <w:ins w:id="182" w:author="Hamid Karimi-Rouzbahani" w:date="2019-11-01T13:56:00Z">
        <w:r w:rsidR="00EC1036">
          <w:rPr>
            <w:szCs w:val="24"/>
          </w:rPr>
          <w:t xml:space="preserve"> the</w:t>
        </w:r>
      </w:ins>
      <w:ins w:id="183" w:author="Hamid Karimi-Rouzbahani" w:date="2019-11-01T13:57:00Z">
        <w:r w:rsidR="00EC1036">
          <w:rPr>
            <w:szCs w:val="24"/>
          </w:rPr>
          <w:t xml:space="preserve"> direction of information may be the </w:t>
        </w:r>
      </w:ins>
      <w:ins w:id="184" w:author="Hamid Karimi-Rouzbahani" w:date="2019-11-01T14:01:00Z">
        <w:r w:rsidR="00EC1036">
          <w:rPr>
            <w:szCs w:val="24"/>
          </w:rPr>
          <w:t xml:space="preserve">person’s </w:t>
        </w:r>
      </w:ins>
      <w:ins w:id="185" w:author="Hamid Karimi-Rouzbahani" w:date="2019-11-01T13:57:00Z">
        <w:r w:rsidR="00EC1036">
          <w:rPr>
            <w:szCs w:val="24"/>
          </w:rPr>
          <w:t>familiarity with the stimulus. As our results showed</w:t>
        </w:r>
      </w:ins>
      <w:del w:id="186" w:author="Hamid Karimi-Rouzbahani" w:date="2019-11-01T13:49:00Z">
        <w:r w:rsidDel="000F7E8F">
          <w:rPr>
            <w:szCs w:val="24"/>
          </w:rPr>
          <w:delText xml:space="preserve">When </w:delText>
        </w:r>
      </w:del>
      <w:del w:id="187" w:author="Hamid Karimi-Rouzbahani" w:date="2019-11-01T13:57:00Z">
        <w:r w:rsidDel="00EC1036">
          <w:rPr>
            <w:szCs w:val="24"/>
          </w:rPr>
          <w:delText>evaluating the flow of information separately for different familiarity levels</w:delText>
        </w:r>
      </w:del>
      <w:r>
        <w:rPr>
          <w:szCs w:val="24"/>
        </w:rPr>
        <w:t xml:space="preserve">, feed-forward information flows were dominant for self and personally familiar faces, for which the level of familiarity was higher compared to the </w:t>
      </w:r>
      <w:r>
        <w:rPr>
          <w:szCs w:val="24"/>
        </w:rPr>
        <w:lastRenderedPageBreak/>
        <w:t xml:space="preserve">other categories. Therefore, it seems that the </w:t>
      </w:r>
      <w:del w:id="188" w:author="Hamid Karimi-Rouzbahani" w:date="2019-11-01T14:05:00Z">
        <w:r w:rsidDel="00826813">
          <w:rPr>
            <w:szCs w:val="24"/>
          </w:rPr>
          <w:delText xml:space="preserve">enhancement </w:delText>
        </w:r>
      </w:del>
      <w:ins w:id="189" w:author="Hamid Karimi-Rouzbahani" w:date="2019-11-01T14:05:00Z">
        <w:r w:rsidR="00826813">
          <w:rPr>
            <w:szCs w:val="24"/>
          </w:rPr>
          <w:t xml:space="preserve">enhanced </w:t>
        </w:r>
      </w:ins>
      <w:del w:id="190" w:author="Hamid Karimi-Rouzbahani" w:date="2019-11-01T14:05:00Z">
        <w:r w:rsidDel="00826813">
          <w:rPr>
            <w:szCs w:val="24"/>
          </w:rPr>
          <w:delText xml:space="preserve">of </w:delText>
        </w:r>
      </w:del>
      <w:r>
        <w:rPr>
          <w:szCs w:val="24"/>
        </w:rPr>
        <w:t xml:space="preserve">representations </w:t>
      </w:r>
      <w:del w:id="191" w:author="Hamid Karimi-Rouzbahani" w:date="2019-11-01T14:05:00Z">
        <w:r w:rsidDel="00826813">
          <w:rPr>
            <w:szCs w:val="24"/>
          </w:rPr>
          <w:delText xml:space="preserve">for </w:delText>
        </w:r>
      </w:del>
      <w:ins w:id="192" w:author="Hamid Karimi-Rouzbahani" w:date="2019-11-01T14:05:00Z">
        <w:r w:rsidR="00826813">
          <w:rPr>
            <w:szCs w:val="24"/>
          </w:rPr>
          <w:t xml:space="preserve">of </w:t>
        </w:r>
      </w:ins>
      <w:r>
        <w:rPr>
          <w:szCs w:val="24"/>
        </w:rPr>
        <w:t xml:space="preserve">more familiar face categories </w:t>
      </w:r>
      <w:del w:id="193" w:author="Hamid Karimi-Rouzbahani" w:date="2019-11-01T14:05:00Z">
        <w:r w:rsidDel="00826813">
          <w:rPr>
            <w:szCs w:val="24"/>
          </w:rPr>
          <w:delText>has led to less need for</w:delText>
        </w:r>
      </w:del>
      <w:ins w:id="194" w:author="Hamid Karimi-Rouzbahani" w:date="2019-11-01T14:05:00Z">
        <w:r w:rsidR="00826813">
          <w:rPr>
            <w:szCs w:val="24"/>
          </w:rPr>
          <w:t>required less</w:t>
        </w:r>
      </w:ins>
      <w:r>
        <w:rPr>
          <w:szCs w:val="24"/>
        </w:rPr>
        <w:t xml:space="preserve"> feedback </w:t>
      </w:r>
      <w:del w:id="195" w:author="Hamid Karimi-Rouzbahani" w:date="2019-11-01T14:05:00Z">
        <w:r w:rsidDel="00826813">
          <w:rPr>
            <w:szCs w:val="24"/>
          </w:rPr>
          <w:delText>mechanisms</w:delText>
        </w:r>
      </w:del>
      <w:ins w:id="196" w:author="Hamid Karimi-Rouzbahani" w:date="2019-11-01T14:05:00Z">
        <w:r w:rsidR="00826813">
          <w:rPr>
            <w:szCs w:val="24"/>
          </w:rPr>
          <w:t>signals</w:t>
        </w:r>
      </w:ins>
      <w:r>
        <w:rPr>
          <w:szCs w:val="24"/>
        </w:rPr>
        <w:t xml:space="preserve">, which have been suggested to </w:t>
      </w:r>
      <w:del w:id="197" w:author="Hamid Karimi-Rouzbahani" w:date="2019-11-01T14:02:00Z">
        <w:r w:rsidDel="00EC1036">
          <w:rPr>
            <w:szCs w:val="24"/>
          </w:rPr>
          <w:delText xml:space="preserve">enhance </w:delText>
        </w:r>
      </w:del>
      <w:ins w:id="198" w:author="Hamid Karimi-Rouzbahani" w:date="2019-11-01T14:02:00Z">
        <w:r w:rsidR="00EC1036">
          <w:rPr>
            <w:szCs w:val="24"/>
          </w:rPr>
          <w:t xml:space="preserve">facilitate the perception </w:t>
        </w:r>
      </w:ins>
      <w:del w:id="199" w:author="Hamid Karimi-Rouzbahani" w:date="2019-11-01T14:03:00Z">
        <w:r w:rsidDel="00EC1036">
          <w:rPr>
            <w:szCs w:val="24"/>
          </w:rPr>
          <w:delText xml:space="preserve">representations </w:delText>
        </w:r>
      </w:del>
      <w:r>
        <w:rPr>
          <w:szCs w:val="24"/>
        </w:rPr>
        <w:t xml:space="preserve">of relevant information </w:t>
      </w:r>
      <w:del w:id="200" w:author="Hamid Karimi-Rouzbahani" w:date="2019-11-01T14:03:00Z">
        <w:r w:rsidDel="00EC1036">
          <w:rPr>
            <w:szCs w:val="24"/>
          </w:rPr>
          <w:delText xml:space="preserve">under </w:delText>
        </w:r>
      </w:del>
      <w:del w:id="201" w:author="Hamid Karimi-Rouzbahani" w:date="2019-11-01T14:02:00Z">
        <w:r w:rsidDel="00EC1036">
          <w:rPr>
            <w:szCs w:val="24"/>
          </w:rPr>
          <w:delText xml:space="preserve">noisy conditions </w:delText>
        </w:r>
      </w:del>
      <w:r>
        <w:rPr>
          <w:szCs w:val="24"/>
        </w:rPr>
        <w:t>(Bar et. a., 2006).</w:t>
      </w:r>
    </w:p>
    <w:p w14:paraId="7BB1AAE4" w14:textId="7B34F69B" w:rsidR="002E4E3B" w:rsidRDefault="00CB2701" w:rsidP="00C15443">
      <w:pPr>
        <w:ind w:firstLine="720"/>
        <w:jc w:val="both"/>
        <w:rPr>
          <w:ins w:id="202" w:author="Hamid Karimi-Rouzbahani" w:date="2019-11-01T14:07:00Z"/>
          <w:szCs w:val="24"/>
        </w:rPr>
      </w:pPr>
      <w:r>
        <w:rPr>
          <w:szCs w:val="24"/>
        </w:rPr>
        <w:t>The RSA-based connectivity method developed in this study is in line with a recent trend towards developing multi-variate brain connectivity methods (</w:t>
      </w:r>
      <w:proofErr w:type="spellStart"/>
      <w:r>
        <w:rPr>
          <w:szCs w:val="24"/>
        </w:rPr>
        <w:t>Anzellotti</w:t>
      </w:r>
      <w:proofErr w:type="spellEnd"/>
      <w:r>
        <w:rPr>
          <w:szCs w:val="24"/>
        </w:rPr>
        <w:t xml:space="preserve"> &amp; </w:t>
      </w:r>
      <w:proofErr w:type="spellStart"/>
      <w:r>
        <w:rPr>
          <w:szCs w:val="24"/>
        </w:rPr>
        <w:t>Coutanche</w:t>
      </w:r>
      <w:proofErr w:type="spellEnd"/>
      <w:r>
        <w:rPr>
          <w:szCs w:val="24"/>
        </w:rPr>
        <w:t xml:space="preserve">, 2018), and introduces several advantages over the current methods of connectivity analyses. In particular, while traditional brain connectivity methods consider simultaneous correlated activations of different brain areas as connectivity, they are unable to examine how (if at all) relevant </w:t>
      </w:r>
      <w:r>
        <w:rPr>
          <w:i/>
          <w:iCs/>
          <w:szCs w:val="24"/>
        </w:rPr>
        <w:t>information</w:t>
      </w:r>
      <w:r>
        <w:rPr>
          <w:szCs w:val="24"/>
        </w:rPr>
        <w:t xml:space="preserve"> is transferred across those areas. Those methods examine inter-area interactions through indirect measures of connectivity such as gamma-band synchronization (</w:t>
      </w:r>
      <w:proofErr w:type="spellStart"/>
      <w:r>
        <w:rPr>
          <w:szCs w:val="24"/>
        </w:rPr>
        <w:t>Gregoriou</w:t>
      </w:r>
      <w:proofErr w:type="spellEnd"/>
      <w:r>
        <w:rPr>
          <w:szCs w:val="24"/>
        </w:rPr>
        <w:t xml:space="preserve"> et al., 2009), shifting power (Bar et al., 2006) or causality in the activity patterns (Summerfield et al., 2006), rather than showing the transfer of relevant </w:t>
      </w:r>
      <w:r>
        <w:rPr>
          <w:bCs/>
          <w:i/>
          <w:szCs w:val="24"/>
        </w:rPr>
        <w:t>information</w:t>
      </w:r>
      <w:r>
        <w:rPr>
          <w:szCs w:val="24"/>
        </w:rPr>
        <w:t xml:space="preserve">. A recent study has developed an RSA-based connectivity method to solve these issues (Goddard et al., 2016). However, the method </w:t>
      </w:r>
      <w:ins w:id="203" w:author="Hamid Karimi-Rouzbahani" w:date="2019-11-01T13:44:00Z">
        <w:r w:rsidR="00DB2C46" w:rsidRPr="00DB2C46">
          <w:rPr>
            <w:szCs w:val="24"/>
          </w:rPr>
          <w:t>does not tell us what aspects of the representation is enhanced</w:t>
        </w:r>
        <w:r w:rsidR="00DB2C46">
          <w:rPr>
            <w:szCs w:val="24"/>
          </w:rPr>
          <w:t xml:space="preserve"> </w:t>
        </w:r>
      </w:ins>
      <w:del w:id="204" w:author="Hamid Karimi-Rouzbahani" w:date="2019-11-01T13:44:00Z">
        <w:r w:rsidDel="00DB2C46">
          <w:rPr>
            <w:szCs w:val="24"/>
          </w:rPr>
          <w:delText xml:space="preserve">does not allow us to determine if the transferred information </w:delText>
        </w:r>
        <w:commentRangeStart w:id="205"/>
        <w:r w:rsidDel="00DB2C46">
          <w:rPr>
            <w:szCs w:val="24"/>
          </w:rPr>
          <w:delText xml:space="preserve">is enhancing the representations at the destination brain areas to contribute to the behavioral task or goal </w:delText>
        </w:r>
        <w:commentRangeEnd w:id="205"/>
        <w:r w:rsidDel="00DB2C46">
          <w:commentReference w:id="205"/>
        </w:r>
      </w:del>
      <w:r>
        <w:rPr>
          <w:szCs w:val="24"/>
        </w:rPr>
        <w:t xml:space="preserve">(Goddard et al., 2016; Karimi-Rouzbahani, 2018; Karimi-Rouzbahani et al., 2019). Our novel connectivity analysis method allows to explicitly </w:t>
      </w:r>
      <w:del w:id="206" w:author="Hamid Karimi-Rouzbahani" w:date="2019-11-01T14:07:00Z">
        <w:r w:rsidDel="002242E2">
          <w:rPr>
            <w:szCs w:val="24"/>
          </w:rPr>
          <w:delText xml:space="preserve">measure </w:delText>
        </w:r>
      </w:del>
      <w:ins w:id="207" w:author="Hamid Karimi-Rouzbahani" w:date="2019-11-01T14:07:00Z">
        <w:r w:rsidR="002242E2">
          <w:rPr>
            <w:szCs w:val="24"/>
          </w:rPr>
          <w:t xml:space="preserve">quantify </w:t>
        </w:r>
      </w:ins>
      <w:r>
        <w:rPr>
          <w:szCs w:val="24"/>
        </w:rPr>
        <w:t xml:space="preserve">the amount of </w:t>
      </w:r>
      <w:ins w:id="208" w:author="Hamid Karimi-Rouzbahani" w:date="2019-11-01T14:11:00Z">
        <w:r w:rsidR="00715230">
          <w:rPr>
            <w:szCs w:val="24"/>
          </w:rPr>
          <w:t xml:space="preserve">relevant </w:t>
        </w:r>
      </w:ins>
      <w:r>
        <w:rPr>
          <w:szCs w:val="24"/>
        </w:rPr>
        <w:t>information transferred from the source area to the destination area</w:t>
      </w:r>
      <w:ins w:id="209" w:author="Hamid Karimi-Rouzbahani" w:date="2019-11-01T14:11:00Z">
        <w:r w:rsidR="00715230">
          <w:rPr>
            <w:szCs w:val="24"/>
          </w:rPr>
          <w:t xml:space="preserve">. The relevance of the transferred information is determined by </w:t>
        </w:r>
      </w:ins>
      <w:ins w:id="210" w:author="Hamid Karimi-Rouzbahani" w:date="2019-11-01T14:12:00Z">
        <w:r w:rsidR="00715230">
          <w:rPr>
            <w:szCs w:val="24"/>
          </w:rPr>
          <w:t xml:space="preserve">the amount that the representations in the </w:t>
        </w:r>
      </w:ins>
      <w:ins w:id="211" w:author="Hamid Karimi-Rouzbahani" w:date="2019-11-01T14:11:00Z">
        <w:r w:rsidR="00715230">
          <w:rPr>
            <w:szCs w:val="24"/>
          </w:rPr>
          <w:t>d</w:t>
        </w:r>
      </w:ins>
      <w:ins w:id="212" w:author="Hamid Karimi-Rouzbahani" w:date="2019-11-01T14:12:00Z">
        <w:r w:rsidR="00715230">
          <w:rPr>
            <w:szCs w:val="24"/>
          </w:rPr>
          <w:t>e</w:t>
        </w:r>
      </w:ins>
      <w:ins w:id="213" w:author="Hamid Karimi-Rouzbahani" w:date="2019-11-01T14:11:00Z">
        <w:r w:rsidR="00715230">
          <w:rPr>
            <w:szCs w:val="24"/>
          </w:rPr>
          <w:t>stination</w:t>
        </w:r>
      </w:ins>
      <w:ins w:id="214" w:author="Hamid Karimi-Rouzbahani" w:date="2019-11-01T14:12:00Z">
        <w:r w:rsidR="00715230">
          <w:rPr>
            <w:szCs w:val="24"/>
          </w:rPr>
          <w:t xml:space="preserve"> </w:t>
        </w:r>
      </w:ins>
      <w:ins w:id="215" w:author="Hamid Karimi-Rouzbahani" w:date="2019-11-01T14:13:00Z">
        <w:r w:rsidR="00715230">
          <w:rPr>
            <w:szCs w:val="24"/>
          </w:rPr>
          <w:t>area are shifted towards our predefined desired models fed into the analyses</w:t>
        </w:r>
      </w:ins>
      <w:del w:id="216" w:author="Hamid Karimi-Rouzbahani" w:date="2019-11-01T14:11:00Z">
        <w:r w:rsidDel="00715230">
          <w:rPr>
            <w:szCs w:val="24"/>
          </w:rPr>
          <w:delText>,</w:delText>
        </w:r>
      </w:del>
      <w:del w:id="217" w:author="Hamid Karimi-Rouzbahani" w:date="2019-11-01T14:13:00Z">
        <w:r w:rsidDel="00715230">
          <w:rPr>
            <w:szCs w:val="24"/>
          </w:rPr>
          <w:delText xml:space="preserve"> determining whether the transferred information </w:delText>
        </w:r>
      </w:del>
      <w:del w:id="218" w:author="Hamid Karimi-Rouzbahani" w:date="2019-11-01T14:10:00Z">
        <w:r w:rsidDel="00715230">
          <w:rPr>
            <w:szCs w:val="24"/>
          </w:rPr>
          <w:delText xml:space="preserve">is </w:delText>
        </w:r>
      </w:del>
      <w:del w:id="219" w:author="Hamid Karimi-Rouzbahani" w:date="2019-11-01T14:13:00Z">
        <w:r w:rsidDel="00715230">
          <w:rPr>
            <w:szCs w:val="24"/>
          </w:rPr>
          <w:delText>enhanc</w:delText>
        </w:r>
      </w:del>
      <w:del w:id="220" w:author="Hamid Karimi-Rouzbahani" w:date="2019-11-01T14:10:00Z">
        <w:r w:rsidDel="00715230">
          <w:rPr>
            <w:szCs w:val="24"/>
          </w:rPr>
          <w:delText>ing</w:delText>
        </w:r>
      </w:del>
      <w:del w:id="221" w:author="Hamid Karimi-Rouzbahani" w:date="2019-11-01T14:13:00Z">
        <w:r w:rsidDel="00715230">
          <w:rPr>
            <w:szCs w:val="24"/>
          </w:rPr>
          <w:delText xml:space="preserve"> the </w:delText>
        </w:r>
      </w:del>
      <w:del w:id="222" w:author="Hamid Karimi-Rouzbahani" w:date="2019-11-01T14:08:00Z">
        <w:r w:rsidDel="002242E2">
          <w:rPr>
            <w:szCs w:val="24"/>
          </w:rPr>
          <w:delText xml:space="preserve">particular </w:delText>
        </w:r>
      </w:del>
      <w:del w:id="223" w:author="Hamid Karimi-Rouzbahani" w:date="2019-11-01T14:09:00Z">
        <w:r w:rsidDel="002242E2">
          <w:rPr>
            <w:szCs w:val="24"/>
          </w:rPr>
          <w:delText>aspects of stimulus</w:delText>
        </w:r>
      </w:del>
      <w:r>
        <w:rPr>
          <w:szCs w:val="24"/>
        </w:rPr>
        <w:t>. The developed connectivity method can be applied to study a wide range of cognitive processes, wherever information is represented in the brain and transferred across areas.</w:t>
      </w:r>
    </w:p>
    <w:p w14:paraId="6E78C5D6" w14:textId="6CF02690" w:rsidR="002242E2" w:rsidRPr="003C170E" w:rsidRDefault="00715230">
      <w:pPr>
        <w:ind w:firstLine="720"/>
        <w:jc w:val="both"/>
        <w:rPr>
          <w:lang w:val="en-AU"/>
          <w:rPrChange w:id="224" w:author="Hamid Karimi-Rouzbahani" w:date="2019-11-01T14:38:00Z">
            <w:rPr/>
          </w:rPrChange>
        </w:rPr>
      </w:pPr>
      <w:ins w:id="225" w:author="Hamid Karimi-Rouzbahani" w:date="2019-11-01T14:14:00Z">
        <w:r>
          <w:t xml:space="preserve">In conclusion, this study showed that the processing of face information </w:t>
        </w:r>
      </w:ins>
      <w:ins w:id="226" w:author="Hamid Karimi-Rouzbahani" w:date="2019-11-01T14:15:00Z">
        <w:r>
          <w:t>involves</w:t>
        </w:r>
        <w:r w:rsidR="00215DAE">
          <w:t xml:space="preserve"> both the feedforward and feedback mechanisms of the brain</w:t>
        </w:r>
      </w:ins>
      <w:ins w:id="227" w:author="Hamid Karimi-Rouzbahani" w:date="2019-11-01T14:16:00Z">
        <w:r w:rsidR="00215DAE">
          <w:t xml:space="preserve">, the domination of which depend on factors such as </w:t>
        </w:r>
      </w:ins>
      <w:ins w:id="228" w:author="Hamid Karimi-Rouzbahani" w:date="2019-11-01T14:17:00Z">
        <w:r w:rsidR="00215DAE">
          <w:t>perceptual certainty, familiarity and the task</w:t>
        </w:r>
      </w:ins>
      <w:ins w:id="229" w:author="Hamid Karimi-Rouzbahani" w:date="2019-11-01T14:15:00Z">
        <w:r w:rsidR="00215DAE">
          <w:t xml:space="preserve">. </w:t>
        </w:r>
      </w:ins>
      <w:ins w:id="230" w:author="Hamid Karimi-Rouzbahani" w:date="2019-11-01T14:19:00Z">
        <w:r w:rsidR="004168F2">
          <w:t xml:space="preserve">While the developed methods and results </w:t>
        </w:r>
      </w:ins>
      <w:ins w:id="231" w:author="Hamid Karimi-Rouzbahani" w:date="2019-11-01T14:20:00Z">
        <w:r w:rsidR="004168F2">
          <w:t xml:space="preserve">provide great insight about face processing, it opens new </w:t>
        </w:r>
        <w:r w:rsidR="004168F2">
          <w:lastRenderedPageBreak/>
          <w:t xml:space="preserve">questions such as whether the </w:t>
        </w:r>
      </w:ins>
      <w:ins w:id="232" w:author="Hamid Karimi-Rouzbahani" w:date="2019-11-01T14:21:00Z">
        <w:r w:rsidR="004168F2">
          <w:t xml:space="preserve">same </w:t>
        </w:r>
      </w:ins>
      <w:ins w:id="233" w:author="Hamid Karimi-Rouzbahani" w:date="2019-11-01T14:20:00Z">
        <w:r w:rsidR="004168F2">
          <w:t xml:space="preserve">results </w:t>
        </w:r>
      </w:ins>
      <w:ins w:id="234" w:author="Hamid Karimi-Rouzbahani" w:date="2019-11-01T14:21:00Z">
        <w:r w:rsidR="004168F2">
          <w:t xml:space="preserve">would be obtained during object recognition or whether </w:t>
        </w:r>
      </w:ins>
      <w:ins w:id="235" w:author="Hamid Karimi-Rouzbahani" w:date="2019-11-01T14:23:00Z">
        <w:r w:rsidR="004168F2">
          <w:t>different</w:t>
        </w:r>
      </w:ins>
      <w:ins w:id="236" w:author="Hamid Karimi-Rouzbahani" w:date="2019-11-01T14:21:00Z">
        <w:r w:rsidR="004168F2">
          <w:t xml:space="preserve"> </w:t>
        </w:r>
      </w:ins>
      <w:ins w:id="237" w:author="Hamid Karimi-Rouzbahani" w:date="2019-11-01T14:22:00Z">
        <w:r w:rsidR="004168F2">
          <w:t>behavioral</w:t>
        </w:r>
      </w:ins>
      <w:ins w:id="238" w:author="Hamid Karimi-Rouzbahani" w:date="2019-11-01T14:21:00Z">
        <w:r w:rsidR="004168F2">
          <w:t xml:space="preserve"> tasks </w:t>
        </w:r>
      </w:ins>
      <w:ins w:id="239" w:author="Hamid Karimi-Rouzbahani" w:date="2019-11-01T14:23:00Z">
        <w:r w:rsidR="004168F2">
          <w:t>would modulate the direction of information flow in the brain.</w:t>
        </w:r>
      </w:ins>
    </w:p>
    <w:p w14:paraId="69F5D68D" w14:textId="77777777" w:rsidR="002E4E3B" w:rsidRDefault="00CB2701">
      <w:pPr>
        <w:pStyle w:val="Heading1"/>
      </w:pPr>
      <w:bookmarkStart w:id="240" w:name="_26ubr1x7qwqk"/>
      <w:bookmarkEnd w:id="240"/>
      <w:commentRangeStart w:id="241"/>
      <w:r>
        <w:t xml:space="preserve">Materials </w:t>
      </w:r>
      <w:commentRangeEnd w:id="241"/>
      <w:r>
        <w:commentReference w:id="241"/>
      </w:r>
      <w:r>
        <w:t>and Methods</w:t>
      </w:r>
    </w:p>
    <w:p w14:paraId="1734C474" w14:textId="77777777" w:rsidR="002E4E3B" w:rsidRDefault="00CB2701">
      <w:pPr>
        <w:pStyle w:val="Heading2"/>
      </w:pPr>
      <w:r>
        <w:t>Image set</w:t>
      </w:r>
    </w:p>
    <w:p w14:paraId="5E6158D3" w14:textId="77777777" w:rsidR="002E4E3B" w:rsidRDefault="00CB2701">
      <w:pPr>
        <w:ind w:firstLine="720"/>
        <w:jc w:val="both"/>
        <w:rPr>
          <w:szCs w:val="24"/>
        </w:rPr>
      </w:pPr>
      <w:r>
        <w:rPr>
          <w:szCs w:val="24"/>
        </w:rPr>
        <w:t xml:space="preserve">We presented face images of four categories including control, famous, personally familiar, and self faces. The control faces (n=120) were unknown so they were unfamiliar to subjects. The famous faces (n=40) were pictures of celebrities, politicians, and other well-known people. These faces were selected from different publically available face databases </w:t>
      </w:r>
      <w:r>
        <w:rPr>
          <w:rStyle w:val="FootnoteAnchor"/>
          <w:szCs w:val="24"/>
        </w:rPr>
        <w:footnoteReference w:id="1"/>
      </w:r>
      <w:r>
        <w:rPr>
          <w:szCs w:val="24"/>
        </w:rPr>
        <w:t xml:space="preserve"> (control: 246, famous:150). In both categories, half of the images were female and half were male. Note that here, by gender, we refer to the sex of a face. To ensure that all subjects know the famous face identities, subjects completed a screening task prior to the study. In this screening, we presented them with the names of famous people in our data set and asked if they were familiar with the person.</w:t>
      </w:r>
    </w:p>
    <w:p w14:paraId="579989D1" w14:textId="77777777" w:rsidR="002E4E3B" w:rsidRDefault="00CB2701">
      <w:pPr>
        <w:ind w:firstLine="720"/>
        <w:jc w:val="both"/>
        <w:rPr>
          <w:szCs w:val="24"/>
        </w:rPr>
      </w:pPr>
      <w:r>
        <w:rPr>
          <w:szCs w:val="24"/>
        </w:rPr>
        <w:t xml:space="preserve">The personally familiar faces were selected from subjects’ family, close relatives, and friends while </w:t>
      </w:r>
      <w:proofErr w:type="spellStart"/>
      <w:r>
        <w:rPr>
          <w:szCs w:val="24"/>
        </w:rPr>
        <w:t>self images</w:t>
      </w:r>
      <w:proofErr w:type="spellEnd"/>
      <w:r>
        <w:rPr>
          <w:szCs w:val="24"/>
        </w:rPr>
        <w:t xml:space="preserve"> were images of participants. The images of personally familiar and self faces were selected to have different backgrounds and appearances. On average, we collected n=45 for personally familiar and n=45 for self faces for every individual subject. All images were cropped to have 400*400 pixels and were converted to grey-scale. We ensured that spatial frequency, luminance, and contrast were equalized across all images. The magnitude spectrum of each image was adjusted to the average magnitude spectrum of all images in the database.</w:t>
      </w:r>
    </w:p>
    <w:p w14:paraId="3848F7BC" w14:textId="77777777" w:rsidR="002E4E3B" w:rsidRDefault="00CB2701">
      <w:pPr>
        <w:ind w:firstLine="720"/>
        <w:jc w:val="both"/>
        <w:rPr>
          <w:szCs w:val="24"/>
        </w:rPr>
      </w:pPr>
      <w:r>
        <w:rPr>
          <w:szCs w:val="24"/>
        </w:rPr>
        <w:t xml:space="preserve">The phase spectrum was manipulated so that noisy images characterized by their percentage phase coherence were generated (Dakin et al., 2002). We used a total of four </w:t>
      </w:r>
      <w:r>
        <w:rPr>
          <w:szCs w:val="24"/>
        </w:rPr>
        <w:lastRenderedPageBreak/>
        <w:t xml:space="preserve">different phase coherence values (22%, 30%, 45%, and 55%), chosen based on </w:t>
      </w:r>
      <w:proofErr w:type="spellStart"/>
      <w:r>
        <w:rPr>
          <w:szCs w:val="24"/>
        </w:rPr>
        <w:t>behavioural</w:t>
      </w:r>
      <w:proofErr w:type="spellEnd"/>
      <w:r>
        <w:rPr>
          <w:szCs w:val="24"/>
        </w:rPr>
        <w:t xml:space="preserve"> pilot experiments such that the overall </w:t>
      </w:r>
      <w:proofErr w:type="spellStart"/>
      <w:r>
        <w:rPr>
          <w:szCs w:val="24"/>
        </w:rPr>
        <w:t>behavioural</w:t>
      </w:r>
      <w:proofErr w:type="spellEnd"/>
      <w:r>
        <w:rPr>
          <w:szCs w:val="24"/>
        </w:rPr>
        <w:t xml:space="preserve"> performance spanned psychophysical threshold. At each of the four phase coherence levels, we generated multiple frames for every image.</w:t>
      </w:r>
    </w:p>
    <w:p w14:paraId="6254B4D9" w14:textId="77777777" w:rsidR="002E4E3B" w:rsidRDefault="00CB2701">
      <w:pPr>
        <w:pStyle w:val="Heading2"/>
      </w:pPr>
      <w:proofErr w:type="spellStart"/>
      <w:r>
        <w:t>Behavioural</w:t>
      </w:r>
      <w:proofErr w:type="spellEnd"/>
      <w:r>
        <w:t xml:space="preserve"> experiment</w:t>
      </w:r>
    </w:p>
    <w:p w14:paraId="66AAC298" w14:textId="49FC5890" w:rsidR="002E4E3B" w:rsidRDefault="00CB2701">
      <w:pPr>
        <w:ind w:firstLine="720"/>
        <w:jc w:val="both"/>
        <w:rPr>
          <w:szCs w:val="24"/>
        </w:rPr>
      </w:pPr>
      <w:r>
        <w:rPr>
          <w:szCs w:val="24"/>
        </w:rPr>
        <w:t xml:space="preserve">Participants performed a familiar vs. unfamiliar face </w:t>
      </w:r>
      <w:del w:id="242" w:author="Hamid Karimi-Rouzbahani" w:date="2019-11-01T15:54:00Z">
        <w:r w:rsidDel="007E69D5">
          <w:rPr>
            <w:szCs w:val="24"/>
          </w:rPr>
          <w:delText>categorization</w:delText>
        </w:r>
      </w:del>
      <w:ins w:id="243" w:author="Hamid Karimi-Rouzbahani" w:date="2019-11-01T15:54:00Z">
        <w:r w:rsidR="007E69D5">
          <w:rPr>
            <w:szCs w:val="24"/>
          </w:rPr>
          <w:t>discrimination</w:t>
        </w:r>
      </w:ins>
      <w:r>
        <w:rPr>
          <w:szCs w:val="24"/>
        </w:rPr>
        <w:t xml:space="preserve"> task by discriminating dynamically updating sequences of either familiar or unfamiliar face images in </w:t>
      </w:r>
      <w:r>
        <w:rPr>
          <w:color w:val="FF0000"/>
          <w:szCs w:val="24"/>
        </w:rPr>
        <w:t>two recording sessions</w:t>
      </w:r>
      <w:r>
        <w:rPr>
          <w:szCs w:val="24"/>
        </w:rPr>
        <w:t xml:space="preserve"> (Figure 1A). Image sequences were presented in rapid serial visual presentation (RSVP) fashion at a frame rate of 60 Hz</w:t>
      </w:r>
      <w:r>
        <w:rPr>
          <w:color w:val="FF0000"/>
          <w:szCs w:val="24"/>
        </w:rPr>
        <w:t xml:space="preserve"> </w:t>
      </w:r>
      <w:r>
        <w:rPr>
          <w:szCs w:val="24"/>
        </w:rPr>
        <w:t xml:space="preserve">frames per second (i.e.,16.67 </w:t>
      </w:r>
      <w:proofErr w:type="spellStart"/>
      <w:r>
        <w:rPr>
          <w:szCs w:val="24"/>
        </w:rPr>
        <w:t>ms</w:t>
      </w:r>
      <w:proofErr w:type="spellEnd"/>
      <w:r>
        <w:rPr>
          <w:szCs w:val="24"/>
        </w:rPr>
        <w:t xml:space="preserve"> per frame without gaps). Each trial consisted of a single sequence with a series of images from the same stimulus class (i.e., either familiar of unfamiliar fac) at one of the four possible phase coherence levels. Importantly, within each phase coherence level, the overall amount of noise remained unchanged, whereas the spatial distribution of the noise varied across individual frames such that different parts of the underlying image could be revealed sequentially.</w:t>
      </w:r>
    </w:p>
    <w:p w14:paraId="3FF83249" w14:textId="6FFCF68F" w:rsidR="002E4E3B" w:rsidRPr="003A20B5" w:rsidDel="003A20B5" w:rsidRDefault="00CB2701" w:rsidP="008E0156">
      <w:pPr>
        <w:ind w:firstLine="720"/>
        <w:jc w:val="both"/>
        <w:rPr>
          <w:del w:id="244" w:author="Hamid Karimi-Rouzbahani" w:date="2019-10-31T10:14:00Z"/>
          <w:szCs w:val="24"/>
          <w:rPrChange w:id="245" w:author="Hamid Karimi-Rouzbahani" w:date="2019-10-31T10:14:00Z">
            <w:rPr>
              <w:del w:id="246" w:author="Hamid Karimi-Rouzbahani" w:date="2019-10-31T10:14:00Z"/>
            </w:rPr>
          </w:rPrChange>
        </w:rPr>
      </w:pPr>
      <w:r>
        <w:rPr>
          <w:szCs w:val="24"/>
        </w:rPr>
        <w:t>We presented images on LCD monitor (</w:t>
      </w:r>
      <w:r w:rsidR="00E9357E">
        <w:rPr>
          <w:szCs w:val="24"/>
        </w:rPr>
        <w:t xml:space="preserve">BenQ </w:t>
      </w:r>
      <w:r w:rsidR="00E9357E" w:rsidRPr="00E9357E">
        <w:rPr>
          <w:szCs w:val="24"/>
        </w:rPr>
        <w:t>XL2430</w:t>
      </w:r>
      <w:r w:rsidR="00E9357E">
        <w:rPr>
          <w:szCs w:val="24"/>
        </w:rPr>
        <w:t>, 24”, 144</w:t>
      </w:r>
      <w:r w:rsidR="00E9357E" w:rsidRPr="00E9357E">
        <w:rPr>
          <w:szCs w:val="24"/>
        </w:rPr>
        <w:t xml:space="preserve"> Hz refresh rate, resolution of 1920 ×1080 pixels</w:t>
      </w:r>
      <w:r w:rsidR="00E9357E">
        <w:rPr>
          <w:szCs w:val="24"/>
        </w:rPr>
        <w:t xml:space="preserve">) </w:t>
      </w:r>
      <w:r>
        <w:rPr>
          <w:szCs w:val="24"/>
        </w:rPr>
        <w:t xml:space="preserve">information of the monitor size, model, and PC used) and the stimulus presentation was controlled using costumed-designed MATLAB codes and </w:t>
      </w:r>
      <w:proofErr w:type="spellStart"/>
      <w:r>
        <w:rPr>
          <w:szCs w:val="24"/>
        </w:rPr>
        <w:t>Psychtoolbox</w:t>
      </w:r>
      <w:proofErr w:type="spellEnd"/>
      <w:r>
        <w:rPr>
          <w:szCs w:val="24"/>
        </w:rPr>
        <w:t xml:space="preserve"> (Brainard, 1997; </w:t>
      </w:r>
      <w:proofErr w:type="spellStart"/>
      <w:r>
        <w:rPr>
          <w:szCs w:val="24"/>
        </w:rPr>
        <w:t>Pelli</w:t>
      </w:r>
      <w:proofErr w:type="spellEnd"/>
      <w:r>
        <w:rPr>
          <w:szCs w:val="24"/>
        </w:rPr>
        <w:t xml:space="preserve">, 1997). We presented stimuli at a distance of 60 cm to the subject and each image subtended 8° * 8° of visual angle. We instructed subjects to fixate at the </w:t>
      </w:r>
      <w:proofErr w:type="spellStart"/>
      <w:r>
        <w:rPr>
          <w:szCs w:val="24"/>
        </w:rPr>
        <w:t>centre</w:t>
      </w:r>
      <w:proofErr w:type="spellEnd"/>
      <w:r>
        <w:rPr>
          <w:szCs w:val="24"/>
        </w:rPr>
        <w:t xml:space="preserve"> of the monitor and respond as accurately and  quickly as possible by pressing one of two keyboard keys (</w:t>
      </w:r>
      <w:r>
        <w:rPr>
          <w:color w:val="FF0000"/>
          <w:szCs w:val="24"/>
        </w:rPr>
        <w:t>left and right arrow keys</w:t>
      </w:r>
      <w:r>
        <w:rPr>
          <w:szCs w:val="24"/>
        </w:rPr>
        <w:t>) in response to presented category (i.e., familiar vs. unfamiliar faces) using their right index and middle fingers. As soon as a response was made, the RSVP sequence was interrupted and it was followed by an inter-trial interval, which varied randomly in the range 1–1.2 s. The RSVP sequence was allowed to remain on the screen for a maximum of 1.2 s. If subjects failed to respond within the 1.2 s period the trial was marked as a no-choice trial and was excluded from further analysis.</w:t>
      </w:r>
      <w:ins w:id="247" w:author="Hamid Karimi-Rouzbahani" w:date="2019-10-31T10:14:00Z">
        <w:r w:rsidR="003A20B5">
          <w:rPr>
            <w:szCs w:val="24"/>
          </w:rPr>
          <w:t xml:space="preserve"> </w:t>
        </w:r>
      </w:ins>
      <w:del w:id="248" w:author="Hamid Karimi-Rouzbahani" w:date="2019-10-31T10:14:00Z">
        <w:r w:rsidDel="003A20B5">
          <w:rPr>
            <w:szCs w:val="24"/>
          </w:rPr>
          <w:delText xml:space="preserve"> </w:delText>
        </w:r>
      </w:del>
      <w:r w:rsidR="00BE1F54">
        <w:rPr>
          <w:szCs w:val="24"/>
        </w:rPr>
        <w:t xml:space="preserve">It was crucial not to present static stimuli for very long durations (&gt;500 </w:t>
      </w:r>
      <w:proofErr w:type="spellStart"/>
      <w:r w:rsidR="00BE1F54">
        <w:rPr>
          <w:szCs w:val="24"/>
        </w:rPr>
        <w:t>ms</w:t>
      </w:r>
      <w:proofErr w:type="spellEnd"/>
      <w:r w:rsidR="00BE1F54">
        <w:rPr>
          <w:szCs w:val="24"/>
        </w:rPr>
        <w:t xml:space="preserve">) as it could dominate the feedforward information flow and eliminate </w:t>
      </w:r>
      <w:r w:rsidR="00BE1F54">
        <w:rPr>
          <w:szCs w:val="24"/>
        </w:rPr>
        <w:lastRenderedPageBreak/>
        <w:t>the effects of feedback (Goddard et al., 2016). On the other hand, rapid presentation may not have been enough to evoke familiarity processing networks of the brain.</w:t>
      </w:r>
      <w:ins w:id="249" w:author="Hamid Karimi-Rouzbahani" w:date="2019-10-31T10:14:00Z">
        <w:r w:rsidR="003A20B5">
          <w:rPr>
            <w:szCs w:val="24"/>
          </w:rPr>
          <w:t xml:space="preserve"> </w:t>
        </w:r>
      </w:ins>
      <w:r>
        <w:rPr>
          <w:szCs w:val="24"/>
        </w:rPr>
        <w:t xml:space="preserve">We used a total of 240 trials (i.e., 30 trials per perceptual category, </w:t>
      </w:r>
      <w:r>
        <w:rPr>
          <w:color w:val="FF0000"/>
          <w:szCs w:val="24"/>
        </w:rPr>
        <w:t>familiar and unfamiliar</w:t>
      </w:r>
      <w:r>
        <w:rPr>
          <w:szCs w:val="24"/>
        </w:rPr>
        <w:t xml:space="preserve">, and four phase coherence levels) during the course of the experiment. We presented trials in </w:t>
      </w:r>
      <w:r>
        <w:rPr>
          <w:color w:val="FF0000"/>
          <w:szCs w:val="24"/>
        </w:rPr>
        <w:t>six</w:t>
      </w:r>
      <w:r>
        <w:rPr>
          <w:szCs w:val="24"/>
        </w:rPr>
        <w:t xml:space="preserve"> blocks of 36 trials </w:t>
      </w:r>
      <w:r>
        <w:rPr>
          <w:color w:val="FF0000"/>
          <w:szCs w:val="24"/>
        </w:rPr>
        <w:t>and one block of 24 trials</w:t>
      </w:r>
      <w:r>
        <w:rPr>
          <w:szCs w:val="24"/>
        </w:rPr>
        <w:t xml:space="preserve"> to allow subjects to rest briefly between blocks.</w:t>
      </w:r>
      <w:ins w:id="250" w:author="Hamid Karimi-Rouzbahani" w:date="2019-10-31T10:14:00Z">
        <w:r w:rsidR="003A20B5">
          <w:rPr>
            <w:szCs w:val="24"/>
          </w:rPr>
          <w:t xml:space="preserve"> </w:t>
        </w:r>
      </w:ins>
    </w:p>
    <w:p w14:paraId="2FADF808" w14:textId="1F4C747B" w:rsidR="002E4E3B" w:rsidRDefault="00CB2701" w:rsidP="008E0156">
      <w:pPr>
        <w:ind w:firstLine="720"/>
        <w:jc w:val="both"/>
        <w:rPr>
          <w:szCs w:val="24"/>
        </w:rPr>
      </w:pPr>
      <w:r>
        <w:rPr>
          <w:szCs w:val="24"/>
        </w:rPr>
        <w:t>We recorded from 18 participants (</w:t>
      </w:r>
      <w:r>
        <w:rPr>
          <w:color w:val="FF0000"/>
          <w:szCs w:val="24"/>
        </w:rPr>
        <w:t>15 male, aged between 20-26, all participants had normal or correct-to-normal vision)</w:t>
      </w:r>
      <w:r>
        <w:rPr>
          <w:szCs w:val="24"/>
        </w:rPr>
        <w:t xml:space="preserve"> while they were performing the face </w:t>
      </w:r>
      <w:del w:id="251" w:author="Hamid Karimi-Rouzbahani" w:date="2019-11-01T15:54:00Z">
        <w:r w:rsidDel="007E69D5">
          <w:rPr>
            <w:szCs w:val="24"/>
          </w:rPr>
          <w:delText>categorization</w:delText>
        </w:r>
      </w:del>
      <w:ins w:id="252" w:author="Hamid Karimi-Rouzbahani" w:date="2019-11-01T15:54:00Z">
        <w:r w:rsidR="007E69D5">
          <w:rPr>
            <w:szCs w:val="24"/>
          </w:rPr>
          <w:t>discrimination</w:t>
        </w:r>
      </w:ins>
      <w:r>
        <w:rPr>
          <w:szCs w:val="24"/>
        </w:rPr>
        <w:t xml:space="preserve"> task. </w:t>
      </w:r>
      <w:r>
        <w:rPr>
          <w:color w:val="FF0000"/>
          <w:szCs w:val="24"/>
        </w:rPr>
        <w:t>Subjects were students from Faculty of Mathematics and Computer Science at the University of Tehran.</w:t>
      </w:r>
    </w:p>
    <w:p w14:paraId="401118C2" w14:textId="77777777" w:rsidR="002E4E3B" w:rsidRDefault="00CB2701">
      <w:pPr>
        <w:pStyle w:val="Heading2"/>
      </w:pPr>
      <w:r>
        <w:t>EEG data acquisition and pre-processing</w:t>
      </w:r>
    </w:p>
    <w:p w14:paraId="6AEF99C0" w14:textId="6DB54521" w:rsidR="002E4E3B" w:rsidRDefault="00CB2701">
      <w:pPr>
        <w:ind w:firstLine="720"/>
        <w:jc w:val="both"/>
        <w:rPr>
          <w:szCs w:val="24"/>
        </w:rPr>
      </w:pPr>
      <w:r>
        <w:rPr>
          <w:szCs w:val="24"/>
        </w:rPr>
        <w:t>We recorded EEG data from 18 participants (</w:t>
      </w:r>
      <w:r>
        <w:rPr>
          <w:color w:val="FF0000"/>
          <w:szCs w:val="24"/>
        </w:rPr>
        <w:t>15 male, aged between 20-26, all participants had normal or correct-to-normal vision).</w:t>
      </w:r>
      <w:r>
        <w:rPr>
          <w:szCs w:val="24"/>
        </w:rPr>
        <w:t xml:space="preserve"> While they were performing the face </w:t>
      </w:r>
      <w:del w:id="253" w:author="Hamid Karimi-Rouzbahani" w:date="2019-11-01T15:54:00Z">
        <w:r w:rsidDel="007E69D5">
          <w:rPr>
            <w:szCs w:val="24"/>
          </w:rPr>
          <w:delText>categorization</w:delText>
        </w:r>
      </w:del>
      <w:ins w:id="254" w:author="Hamid Karimi-Rouzbahani" w:date="2019-11-01T15:54:00Z">
        <w:r w:rsidR="007E69D5">
          <w:rPr>
            <w:szCs w:val="24"/>
          </w:rPr>
          <w:t>discrimination</w:t>
        </w:r>
      </w:ins>
      <w:r>
        <w:rPr>
          <w:szCs w:val="24"/>
        </w:rPr>
        <w:t xml:space="preserve"> task. EEG data were acquired in an electrostatically shielded room using an ANT Neuro Amplifier (devise information) from 64 Ag/AgCl scalp electrodes and from three periocular electrodes placed below the left eye and at the left and right outer canthi. All channels were referenced to the left mastoid with input impedance &lt;15k and chin ground. Data were sampled at 1000 Hz and a software-based 0.1-200 Hz band pass filter was used to remove DC drifts and high-frequency noise and 50 and 100 Hz (harmonic) notch filters were applied to minimize line noise. These filters were applied non-causally (using MATLAB </w:t>
      </w:r>
      <w:proofErr w:type="spellStart"/>
      <w:r>
        <w:rPr>
          <w:szCs w:val="24"/>
        </w:rPr>
        <w:t>filtfilt</w:t>
      </w:r>
      <w:proofErr w:type="spellEnd"/>
      <w:r>
        <w:rPr>
          <w:szCs w:val="24"/>
        </w:rPr>
        <w:t>) to avoid phase-related distortions. We used Independent Component Analysis (ICA) to remove artefactual components in the signal. The components which were reflecting artefactual signals (eye movements, head movements) were removed based on ADJUST’s criteria (</w:t>
      </w:r>
      <w:proofErr w:type="spellStart"/>
      <w:r>
        <w:rPr>
          <w:szCs w:val="24"/>
        </w:rPr>
        <w:t>Mognon</w:t>
      </w:r>
      <w:proofErr w:type="spellEnd"/>
      <w:r>
        <w:rPr>
          <w:szCs w:val="24"/>
        </w:rPr>
        <w:t xml:space="preserve"> et al., 2011). Next, trials with strong eye movement or other movement artifacts were removed using visual inspection. On average, we kept 98.74%±1.5% artifact-free trials for any given condition.</w:t>
      </w:r>
    </w:p>
    <w:p w14:paraId="04EA3B56" w14:textId="77777777" w:rsidR="002E4E3B" w:rsidRDefault="00CB2701">
      <w:pPr>
        <w:pStyle w:val="Heading2"/>
      </w:pPr>
      <w:bookmarkStart w:id="255" w:name="_7emfp6l5tnx6"/>
      <w:bookmarkEnd w:id="255"/>
      <w:r>
        <w:lastRenderedPageBreak/>
        <w:t>Decoding (MVPA) analysis</w:t>
      </w:r>
    </w:p>
    <w:p w14:paraId="28F30AF7" w14:textId="3C803C8C" w:rsidR="002E4E3B" w:rsidRDefault="00CB2701" w:rsidP="00E65432">
      <w:pPr>
        <w:ind w:firstLine="720"/>
        <w:jc w:val="both"/>
        <w:rPr>
          <w:szCs w:val="24"/>
        </w:rPr>
      </w:pPr>
      <w:r>
        <w:rPr>
          <w:szCs w:val="24"/>
        </w:rPr>
        <w:t xml:space="preserve">We decoded the information content of our conditions using Multivariate Pattern Analysis (MVPA) methods using Support Vector Machine (SVM) classifiers. MVPA utilizes within-condition similarity of trials and their cross-condition dissimilarity to determine the information content of individual conditions. For that purpose we trained an SVM classifier on the patterns of brain activity (from 64 EEG sensors) from 90% of </w:t>
      </w:r>
      <w:r>
        <w:rPr>
          <w:iCs/>
          <w:szCs w:val="24"/>
        </w:rPr>
        <w:t>familiar</w:t>
      </w:r>
      <w:r>
        <w:rPr>
          <w:i/>
          <w:szCs w:val="24"/>
        </w:rPr>
        <w:t xml:space="preserve"> </w:t>
      </w:r>
      <w:r>
        <w:rPr>
          <w:szCs w:val="24"/>
        </w:rPr>
        <w:t xml:space="preserve">(including personally familiar, famous, and </w:t>
      </w:r>
      <w:proofErr w:type="spellStart"/>
      <w:r>
        <w:rPr>
          <w:szCs w:val="24"/>
        </w:rPr>
        <w:t>self categories</w:t>
      </w:r>
      <w:proofErr w:type="spellEnd"/>
      <w:r>
        <w:rPr>
          <w:szCs w:val="24"/>
        </w:rPr>
        <w:t xml:space="preserve">) and 90% of </w:t>
      </w:r>
      <w:r>
        <w:rPr>
          <w:iCs/>
          <w:szCs w:val="24"/>
        </w:rPr>
        <w:t>control</w:t>
      </w:r>
      <w:r>
        <w:rPr>
          <w:i/>
          <w:szCs w:val="24"/>
        </w:rPr>
        <w:t xml:space="preserve"> </w:t>
      </w:r>
      <w:r>
        <w:rPr>
          <w:szCs w:val="24"/>
        </w:rPr>
        <w:t xml:space="preserve">trials and tested the trained classifier with the left-out 10% of trials from each category and calculated the classification accuracy on the testing data. Please note that we only used the trials in which the subject correctly classified the stimulus as familiar or unfamiliar. We repeated this procedure 10 times until all trials from the two categories were used in the testing of the classifier once (no trial was included both in the training and testing sets in a single run), hence 10-fold cross-validation, and averaged the classification accuracy across the 10 validation runs. In order to obtain the decoding accuracy through time, we down-sampled the EEG signals to 100 Hz and repeated the explained procedure for every 10 </w:t>
      </w:r>
      <w:proofErr w:type="spellStart"/>
      <w:r>
        <w:rPr>
          <w:szCs w:val="24"/>
        </w:rPr>
        <w:t>ms</w:t>
      </w:r>
      <w:proofErr w:type="spellEnd"/>
      <w:r>
        <w:rPr>
          <w:szCs w:val="24"/>
        </w:rPr>
        <w:t xml:space="preserve"> time point from -100 to 600 </w:t>
      </w:r>
      <w:proofErr w:type="spellStart"/>
      <w:r>
        <w:rPr>
          <w:szCs w:val="24"/>
        </w:rPr>
        <w:t>ms</w:t>
      </w:r>
      <w:proofErr w:type="spellEnd"/>
      <w:r>
        <w:rPr>
          <w:szCs w:val="24"/>
        </w:rPr>
        <w:t xml:space="preserve"> relative to the onset of the stimulus and from -500 to 100 </w:t>
      </w:r>
      <w:proofErr w:type="spellStart"/>
      <w:r>
        <w:rPr>
          <w:szCs w:val="24"/>
        </w:rPr>
        <w:t>ms</w:t>
      </w:r>
      <w:proofErr w:type="spellEnd"/>
      <w:r>
        <w:rPr>
          <w:szCs w:val="24"/>
        </w:rPr>
        <w:t xml:space="preserve"> relative to the </w:t>
      </w:r>
      <w:del w:id="256" w:author="Hamid Karimi-Rouzbahani" w:date="2019-10-31T14:23:00Z">
        <w:r w:rsidDel="005D3B4E">
          <w:rPr>
            <w:szCs w:val="24"/>
          </w:rPr>
          <w:delText>decision</w:delText>
        </w:r>
      </w:del>
      <w:ins w:id="257" w:author="Hamid Karimi-Rouzbahani" w:date="2019-10-31T14:23:00Z">
        <w:r w:rsidR="005D3B4E">
          <w:rPr>
            <w:szCs w:val="24"/>
          </w:rPr>
          <w:t>response</w:t>
        </w:r>
      </w:ins>
      <w:r>
        <w:rPr>
          <w:szCs w:val="24"/>
        </w:rPr>
        <w:t xml:space="preserve">. This allowed us to assess the evolution of face familiarity information relative to the stimulus onset and response separately. </w:t>
      </w:r>
    </w:p>
    <w:p w14:paraId="0EF86C77" w14:textId="77777777" w:rsidR="002E4E3B" w:rsidRDefault="00CB2701">
      <w:pPr>
        <w:ind w:firstLine="720"/>
        <w:jc w:val="both"/>
      </w:pPr>
      <w:r>
        <w:rPr>
          <w:szCs w:val="24"/>
        </w:rPr>
        <w:t>To investigate the potential differences in the temporal evolution of the subcategories contained in the familiar category (i.e. famous, personally familiar and self), we calculated the decoding accuracy for each subcategory already contained in the decoding of familiar</w:t>
      </w:r>
      <w:r>
        <w:rPr>
          <w:i/>
          <w:szCs w:val="24"/>
        </w:rPr>
        <w:t xml:space="preserve"> </w:t>
      </w:r>
      <w:r>
        <w:rPr>
          <w:szCs w:val="24"/>
        </w:rPr>
        <w:t>vs control</w:t>
      </w:r>
      <w:r>
        <w:rPr>
          <w:i/>
          <w:szCs w:val="24"/>
        </w:rPr>
        <w:t xml:space="preserve"> </w:t>
      </w:r>
      <w:r>
        <w:rPr>
          <w:szCs w:val="24"/>
        </w:rPr>
        <w:t xml:space="preserve">separately. We repeated the mentioned decoding procedure separately for each coherence level to obtain the decoding curves of each coherence level. In order to evaluate the significance of the decoding values at every time point, we performed random boot-strapping testing, in which we randomized the labels of the familiar and control trials 10,000 times and obtained 10,000 decoding values using the above procedure. The p-values of the true decoding values were obtained as 1- (the proportion of randomly generated decoding values which were surpassed by the corresponding true decoding value). We then corrected the </w:t>
      </w:r>
      <w:r>
        <w:rPr>
          <w:i/>
          <w:iCs/>
          <w:szCs w:val="24"/>
        </w:rPr>
        <w:t>p</w:t>
      </w:r>
      <w:r>
        <w:rPr>
          <w:szCs w:val="24"/>
        </w:rPr>
        <w:t xml:space="preserve"> values for multiple </w:t>
      </w:r>
      <w:r>
        <w:rPr>
          <w:szCs w:val="24"/>
        </w:rPr>
        <w:lastRenderedPageBreak/>
        <w:t xml:space="preserve">comparisons across time (using MATLAB’s </w:t>
      </w:r>
      <w:proofErr w:type="spellStart"/>
      <w:r>
        <w:rPr>
          <w:szCs w:val="24"/>
        </w:rPr>
        <w:t>mafdr</w:t>
      </w:r>
      <w:proofErr w:type="spellEnd"/>
      <w:r>
        <w:rPr>
          <w:szCs w:val="24"/>
        </w:rPr>
        <w:t xml:space="preserve"> function). After the correction, the true decoding values with p &lt; 0.05 were considered significantly above chance (e.g., 50%).</w:t>
      </w:r>
      <w:r>
        <w:t xml:space="preserve"> </w:t>
      </w:r>
    </w:p>
    <w:p w14:paraId="6B65D6B0" w14:textId="77777777" w:rsidR="002E4E3B" w:rsidRDefault="00CB2701">
      <w:pPr>
        <w:pStyle w:val="Heading2"/>
      </w:pPr>
      <w:bookmarkStart w:id="258" w:name="_mivuw5sahh0b"/>
      <w:bookmarkEnd w:id="258"/>
      <w:r>
        <w:t>Brain-</w:t>
      </w:r>
      <w:proofErr w:type="spellStart"/>
      <w:r>
        <w:t>behaviour</w:t>
      </w:r>
      <w:proofErr w:type="spellEnd"/>
      <w:r>
        <w:t xml:space="preserve"> correlation</w:t>
      </w:r>
    </w:p>
    <w:p w14:paraId="3CEA0663" w14:textId="2FCC279B" w:rsidR="002E4E3B" w:rsidRDefault="00CB2701">
      <w:pPr>
        <w:ind w:firstLine="720"/>
        <w:jc w:val="both"/>
        <w:rPr>
          <w:szCs w:val="24"/>
        </w:rPr>
      </w:pPr>
      <w:r>
        <w:rPr>
          <w:szCs w:val="24"/>
        </w:rPr>
        <w:t xml:space="preserve">To investigate if the decoding results could explain the observed </w:t>
      </w:r>
      <w:proofErr w:type="spellStart"/>
      <w:r>
        <w:rPr>
          <w:szCs w:val="24"/>
        </w:rPr>
        <w:t>behavioural</w:t>
      </w:r>
      <w:proofErr w:type="spellEnd"/>
      <w:r>
        <w:rPr>
          <w:szCs w:val="24"/>
        </w:rPr>
        <w:t xml:space="preserve"> face </w:t>
      </w:r>
      <w:del w:id="259" w:author="Hamid Karimi-Rouzbahani" w:date="2019-11-01T15:55:00Z">
        <w:r w:rsidDel="007E69D5">
          <w:rPr>
            <w:szCs w:val="24"/>
          </w:rPr>
          <w:delText>categorization</w:delText>
        </w:r>
      </w:del>
      <w:ins w:id="260" w:author="Hamid Karimi-Rouzbahani" w:date="2019-11-01T15:55:00Z">
        <w:r w:rsidR="007E69D5">
          <w:rPr>
            <w:szCs w:val="24"/>
          </w:rPr>
          <w:t>discrimination</w:t>
        </w:r>
      </w:ins>
      <w:r>
        <w:rPr>
          <w:szCs w:val="24"/>
        </w:rPr>
        <w:t xml:space="preserve"> results, we calculated the correlation between the decoding and the </w:t>
      </w:r>
      <w:proofErr w:type="spellStart"/>
      <w:r>
        <w:rPr>
          <w:szCs w:val="24"/>
        </w:rPr>
        <w:t>behavioural</w:t>
      </w:r>
      <w:proofErr w:type="spellEnd"/>
      <w:r>
        <w:rPr>
          <w:szCs w:val="24"/>
        </w:rPr>
        <w:t xml:space="preserve"> results using Pearson’s rank correlation. To that end, we calculated the correlation between a 16-element vector containing the </w:t>
      </w:r>
      <w:proofErr w:type="spellStart"/>
      <w:r>
        <w:rPr>
          <w:szCs w:val="24"/>
        </w:rPr>
        <w:t>behavioural</w:t>
      </w:r>
      <w:proofErr w:type="spellEnd"/>
      <w:r>
        <w:rPr>
          <w:szCs w:val="24"/>
        </w:rPr>
        <w:t xml:space="preserve"> accuracy values (i.e. proportion correct) across the four coherence levels of the four familiarity levels and a similar vector containing the decoding values from the same conditions at every time point. To determine the significance of the correlations, the above-explained boot-strapping procedure was repeated at every time point by generating 10,000 random correlations after shuffling the elements of the </w:t>
      </w:r>
      <w:proofErr w:type="spellStart"/>
      <w:r>
        <w:rPr>
          <w:szCs w:val="24"/>
        </w:rPr>
        <w:t>behavioural</w:t>
      </w:r>
      <w:proofErr w:type="spellEnd"/>
      <w:r>
        <w:rPr>
          <w:szCs w:val="24"/>
        </w:rPr>
        <w:t xml:space="preserve"> vector. The true correlations were compared with the randomly generated correlations and deemed significant if their </w:t>
      </w:r>
      <w:r>
        <w:rPr>
          <w:i/>
          <w:iCs/>
          <w:szCs w:val="24"/>
        </w:rPr>
        <w:t>p</w:t>
      </w:r>
      <w:r>
        <w:rPr>
          <w:szCs w:val="24"/>
        </w:rPr>
        <w:t xml:space="preserve"> values (as was computed above) satisfied p &lt; 0.05 after correction for multiple comparisons.</w:t>
      </w:r>
    </w:p>
    <w:p w14:paraId="7903E5E5" w14:textId="77777777" w:rsidR="002E4E3B" w:rsidRDefault="00CB2701">
      <w:pPr>
        <w:pStyle w:val="Heading2"/>
      </w:pPr>
      <w:bookmarkStart w:id="261" w:name="_plzipzyg4gmo"/>
      <w:bookmarkEnd w:id="261"/>
      <w:r>
        <w:t>Representational similarity analysis</w:t>
      </w:r>
    </w:p>
    <w:p w14:paraId="25976B8B" w14:textId="77777777" w:rsidR="002E4E3B" w:rsidRDefault="00CB2701">
      <w:pPr>
        <w:ind w:firstLine="720"/>
        <w:jc w:val="both"/>
        <w:rPr>
          <w:szCs w:val="24"/>
        </w:rPr>
      </w:pPr>
      <w:r>
        <w:rPr>
          <w:szCs w:val="24"/>
        </w:rPr>
        <w:t xml:space="preserve">Representational similarity analysis is used here for three reasons. First, to partial out the possible contributions of low-level image statistics to our decoding results which is not directly possible in decoding analysis. Second, to investigate the two possible coding strategies that the brain might have adopted which can explain our </w:t>
      </w:r>
      <w:proofErr w:type="spellStart"/>
      <w:r>
        <w:rPr>
          <w:szCs w:val="24"/>
        </w:rPr>
        <w:t>decodings</w:t>
      </w:r>
      <w:proofErr w:type="spellEnd"/>
      <w:r>
        <w:rPr>
          <w:szCs w:val="24"/>
        </w:rPr>
        <w:t>: whether the brain was coding familiar versus unfamiliar faces, different levels of familiarity simultaneously or a combination of them. Third, to measure the contribution of information from other brain areas to the representations of each given area (see Information flow analysis).</w:t>
      </w:r>
    </w:p>
    <w:p w14:paraId="3D0575F5" w14:textId="77777777" w:rsidR="002E4E3B" w:rsidRDefault="00CB2701">
      <w:pPr>
        <w:ind w:firstLine="720"/>
        <w:jc w:val="both"/>
        <w:rPr>
          <w:szCs w:val="24"/>
        </w:rPr>
      </w:pPr>
      <w:r>
        <w:rPr>
          <w:szCs w:val="24"/>
        </w:rPr>
        <w:t>We constructed neural</w:t>
      </w:r>
      <w:r>
        <w:rPr>
          <w:i/>
          <w:szCs w:val="24"/>
        </w:rPr>
        <w:t xml:space="preserve"> </w:t>
      </w:r>
      <w:r>
        <w:rPr>
          <w:szCs w:val="24"/>
        </w:rPr>
        <w:t>representational dissimilarity matrices (RDMs) by calculating the (</w:t>
      </w:r>
      <w:r>
        <w:rPr>
          <w:i/>
          <w:szCs w:val="24"/>
        </w:rPr>
        <w:t>Pearson’s</w:t>
      </w:r>
      <w:r>
        <w:rPr>
          <w:szCs w:val="24"/>
        </w:rPr>
        <w:t xml:space="preserve"> rank) correlation between every possible representation obtained from every single presented image leading to a 240 by 240 RDM matrix. The matrices were obtained from the sensors on the whole brain as well as from peri-occipital </w:t>
      </w:r>
      <w:r>
        <w:rPr>
          <w:szCs w:val="24"/>
        </w:rPr>
        <w:lastRenderedPageBreak/>
        <w:t xml:space="preserve">and peri-frontal electrodes separately as explained later (Figures 4-6). We also constructed </w:t>
      </w:r>
      <w:r>
        <w:rPr>
          <w:i/>
          <w:szCs w:val="24"/>
        </w:rPr>
        <w:t xml:space="preserve">image </w:t>
      </w:r>
      <w:r>
        <w:rPr>
          <w:szCs w:val="24"/>
        </w:rPr>
        <w:t xml:space="preserve">RDMs for which we calculated the correlations between every possible pair of images which had caused the corresponding neural representations used in the neural RDMs. Finally, in order to evaluate how much the neural RDMs coded the familiar vs. unfamiliar faces and/or different familiarity levels, we constructed two models RDMs. In the </w:t>
      </w:r>
      <w:r>
        <w:rPr>
          <w:i/>
          <w:szCs w:val="24"/>
        </w:rPr>
        <w:t xml:space="preserve">Familiar-Unfamiliar </w:t>
      </w:r>
      <w:r>
        <w:rPr>
          <w:szCs w:val="24"/>
        </w:rPr>
        <w:t xml:space="preserve">model RDM, the elements which corresponded to the correlations of familiar with familiar or unfamiliar with unfamiliar representations (and not their cross-correlations) were valued as 1, and the elements which corresponded to the cross-correlations between familiar and unfamiliar faces were valued as 0. The </w:t>
      </w:r>
      <w:r>
        <w:rPr>
          <w:i/>
          <w:szCs w:val="24"/>
        </w:rPr>
        <w:t>Familiarity level</w:t>
      </w:r>
      <w:r>
        <w:rPr>
          <w:szCs w:val="24"/>
        </w:rPr>
        <w:t xml:space="preserve"> model, on the other hand, was filled with 0s (instead of 1s) for the representations which corresponded to the cross-correlations between different subcategories of familiar faces (e.g. personally familiar vs. famous) with everything else being the same as the </w:t>
      </w:r>
      <w:r>
        <w:rPr>
          <w:i/>
          <w:szCs w:val="24"/>
        </w:rPr>
        <w:t xml:space="preserve">Familiar-Unfamiliar </w:t>
      </w:r>
      <w:r>
        <w:rPr>
          <w:szCs w:val="24"/>
        </w:rPr>
        <w:t xml:space="preserve">model RDM. In order to correlate the RDMs, we selected and reshaped the upper triangular elements of the RDMs (excluding the diagonal elements) into vectors called ‘RDV’ as follows. In order to evaluate the correlation between the neural RDVs and the model RDVs, we used </w:t>
      </w:r>
      <w:r>
        <w:rPr>
          <w:i/>
          <w:szCs w:val="24"/>
        </w:rPr>
        <w:t xml:space="preserve">Pearson </w:t>
      </w:r>
      <w:r>
        <w:rPr>
          <w:szCs w:val="24"/>
        </w:rPr>
        <w:t xml:space="preserve">partial correlation in which we calculated the correlation between the neural and the model RDV while </w:t>
      </w:r>
      <w:proofErr w:type="spellStart"/>
      <w:r>
        <w:rPr>
          <w:szCs w:val="24"/>
        </w:rPr>
        <w:t>partialling</w:t>
      </w:r>
      <w:proofErr w:type="spellEnd"/>
      <w:r>
        <w:rPr>
          <w:szCs w:val="24"/>
        </w:rPr>
        <w:t xml:space="preserve"> out the image RDV as in equation (1):</w:t>
      </w:r>
    </w:p>
    <w:p w14:paraId="158B1644" w14:textId="77777777" w:rsidR="002E4E3B" w:rsidRDefault="002E4E3B"/>
    <w:p w14:paraId="13E1F583" w14:textId="77777777" w:rsidR="002E4E3B" w:rsidRDefault="00CB2701">
      <m:oMath>
        <m:r>
          <w:rPr>
            <w:rFonts w:ascii="Cambria Math" w:hAnsi="Cambria Math"/>
          </w:rPr>
          <m:t>∂correlation</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Neural</m:t>
            </m:r>
          </m:sub>
        </m:sSub>
        <m:d>
          <m:dPr>
            <m:ctrlPr>
              <w:rPr>
                <w:rFonts w:ascii="Cambria Math" w:hAnsi="Cambria Math"/>
              </w:rPr>
            </m:ctrlPr>
          </m:dPr>
          <m:e>
            <m:r>
              <w:rPr>
                <w:rFonts w:ascii="Cambria Math" w:hAnsi="Cambria Math"/>
              </w:rPr>
              <m:t>t</m:t>
            </m:r>
          </m:e>
        </m:d>
        <m:sSub>
          <m:sSubPr>
            <m:ctrlPr>
              <w:rPr>
                <w:rFonts w:ascii="Cambria Math" w:hAnsi="Cambria Math"/>
              </w:rPr>
            </m:ctrlPr>
          </m:sSubPr>
          <m:e>
            <m:r>
              <w:rPr>
                <w:rFonts w:ascii="Cambria Math" w:hAnsi="Cambria Math"/>
              </w:rPr>
              <m:t>RDV</m:t>
            </m:r>
          </m:e>
          <m:sub>
            <m:r>
              <w:rPr>
                <w:rFonts w:ascii="Cambria Math" w:hAnsi="Cambria Math"/>
              </w:rPr>
              <m:t>Model</m:t>
            </m:r>
          </m:sub>
        </m:sSub>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Image</m:t>
            </m:r>
          </m:sub>
        </m:sSub>
        <m:r>
          <w:rPr>
            <w:rFonts w:ascii="Cambria Math" w:hAnsi="Cambria Math"/>
          </w:rPr>
          <m:t>.</m:t>
        </m:r>
      </m:oMath>
      <w:r>
        <w:t xml:space="preserve">                     (1)</w:t>
      </w:r>
    </w:p>
    <w:p w14:paraId="5E946F04" w14:textId="77777777" w:rsidR="002E4E3B" w:rsidRDefault="002E4E3B">
      <w:pPr>
        <w:ind w:firstLine="720"/>
        <w:jc w:val="both"/>
        <w:rPr>
          <w:szCs w:val="24"/>
        </w:rPr>
      </w:pPr>
    </w:p>
    <w:p w14:paraId="7F73D0C7" w14:textId="4DE53C90" w:rsidR="002E4E3B" w:rsidRDefault="00CB2701" w:rsidP="00E65432">
      <w:pPr>
        <w:ind w:firstLine="720"/>
        <w:jc w:val="both"/>
        <w:rPr>
          <w:szCs w:val="24"/>
        </w:rPr>
      </w:pPr>
      <w:r>
        <w:rPr>
          <w:szCs w:val="24"/>
        </w:rPr>
        <w:t xml:space="preserve">as indicated in the equation, the partial correlation was calculated for every 10 </w:t>
      </w:r>
      <w:proofErr w:type="spellStart"/>
      <w:r>
        <w:rPr>
          <w:szCs w:val="24"/>
        </w:rPr>
        <w:t>ms</w:t>
      </w:r>
      <w:proofErr w:type="spellEnd"/>
      <w:r>
        <w:rPr>
          <w:szCs w:val="24"/>
        </w:rPr>
        <w:t xml:space="preserve"> time point of the neural data relative to the stimulus onset and </w:t>
      </w:r>
      <w:del w:id="262" w:author="Hamid Karimi-Rouzbahani" w:date="2019-10-31T14:23:00Z">
        <w:r w:rsidDel="005D3B4E">
          <w:rPr>
            <w:szCs w:val="24"/>
          </w:rPr>
          <w:delText xml:space="preserve">decision </w:delText>
        </w:r>
      </w:del>
      <w:ins w:id="263" w:author="Hamid Karimi-Rouzbahani" w:date="2019-10-31T14:23:00Z">
        <w:r w:rsidR="005D3B4E">
          <w:rPr>
            <w:szCs w:val="24"/>
          </w:rPr>
          <w:t>re</w:t>
        </w:r>
      </w:ins>
      <w:ins w:id="264" w:author="Hamid Karimi-Rouzbahani" w:date="2019-10-31T14:24:00Z">
        <w:r w:rsidR="005D3B4E">
          <w:rPr>
            <w:szCs w:val="24"/>
          </w:rPr>
          <w:t>s</w:t>
        </w:r>
      </w:ins>
      <w:ins w:id="265" w:author="Hamid Karimi-Rouzbahani" w:date="2019-10-31T14:23:00Z">
        <w:r w:rsidR="005D3B4E">
          <w:rPr>
            <w:szCs w:val="24"/>
          </w:rPr>
          <w:t xml:space="preserve">ponse </w:t>
        </w:r>
      </w:ins>
      <w:r>
        <w:rPr>
          <w:szCs w:val="24"/>
        </w:rPr>
        <w:t xml:space="preserve">separately using the time-invariant model and image RDVs. In order to evaluate the significance of the partial correlations, we used a similar boot-strapping procedure as was used in decoding. However, here we randomized the elements of the model RDV 10,000 times (while keeping the number of ones and zeros equal to the original RDV) and calculated 10,000 random partial correlations. Finally we compared the true partial correlation at every time point with the randomly generated partial correlations for the </w:t>
      </w:r>
      <w:r>
        <w:rPr>
          <w:szCs w:val="24"/>
        </w:rPr>
        <w:lastRenderedPageBreak/>
        <w:t>same time point and deemed it significant if it exceeded 95% of the random correlations (p &lt; 0.05) after correcting for multiple comparisons.</w:t>
      </w:r>
    </w:p>
    <w:p w14:paraId="191D6AD1" w14:textId="77777777" w:rsidR="002E4E3B" w:rsidRDefault="00CB2701">
      <w:pPr>
        <w:pStyle w:val="Heading2"/>
      </w:pPr>
      <w:bookmarkStart w:id="266" w:name="_9l891nfw8ucg"/>
      <w:bookmarkEnd w:id="266"/>
      <w:r>
        <w:t>Information flow analysis</w:t>
      </w:r>
    </w:p>
    <w:p w14:paraId="1897859B" w14:textId="77777777" w:rsidR="002E4E3B" w:rsidRDefault="00CB2701">
      <w:pPr>
        <w:ind w:firstLine="720"/>
        <w:jc w:val="both"/>
        <w:rPr>
          <w:szCs w:val="24"/>
        </w:rPr>
      </w:pPr>
      <w:r>
        <w:rPr>
          <w:szCs w:val="24"/>
        </w:rPr>
        <w:t xml:space="preserve">We developed a novel model-based method of information flow analysis to investigate how the past-time information content of other brain areas contribute to the present-time information content of a given area to follow the </w:t>
      </w:r>
      <w:proofErr w:type="spellStart"/>
      <w:r>
        <w:rPr>
          <w:szCs w:val="24"/>
        </w:rPr>
        <w:t>behavioural</w:t>
      </w:r>
      <w:proofErr w:type="spellEnd"/>
      <w:r>
        <w:rPr>
          <w:szCs w:val="24"/>
        </w:rPr>
        <w:t xml:space="preserve"> task demands. While several recent approaches have suggested for information flow analysis in the brain (Goddard et al., 2016; Karimi-Rouzbahani, 2018; Karimi-Rouzbahani et al., 2019) following the recent needs for these approaches in answering neuroscience questions (</w:t>
      </w:r>
      <w:proofErr w:type="spellStart"/>
      <w:r>
        <w:rPr>
          <w:szCs w:val="24"/>
        </w:rPr>
        <w:t>Anzellotti</w:t>
      </w:r>
      <w:proofErr w:type="spellEnd"/>
      <w:r>
        <w:rPr>
          <w:szCs w:val="24"/>
        </w:rPr>
        <w:t xml:space="preserve"> &amp; </w:t>
      </w:r>
      <w:proofErr w:type="spellStart"/>
      <w:r>
        <w:rPr>
          <w:szCs w:val="24"/>
        </w:rPr>
        <w:t>Coutanche</w:t>
      </w:r>
      <w:proofErr w:type="spellEnd"/>
      <w:r>
        <w:rPr>
          <w:szCs w:val="24"/>
        </w:rPr>
        <w:t xml:space="preserve">, 2018), none of the developed methods could answer the question of whether the transferred information was improving the representation of the target area towards the </w:t>
      </w:r>
      <w:proofErr w:type="spellStart"/>
      <w:r>
        <w:rPr>
          <w:szCs w:val="24"/>
        </w:rPr>
        <w:t>behavioural</w:t>
      </w:r>
      <w:proofErr w:type="spellEnd"/>
      <w:r>
        <w:rPr>
          <w:szCs w:val="24"/>
        </w:rPr>
        <w:t xml:space="preserve"> task demands. Our proposed model, however, explicitly incorporates the </w:t>
      </w:r>
      <w:proofErr w:type="spellStart"/>
      <w:r>
        <w:rPr>
          <w:szCs w:val="24"/>
        </w:rPr>
        <w:t>behavioural</w:t>
      </w:r>
      <w:proofErr w:type="spellEnd"/>
      <w:r>
        <w:rPr>
          <w:szCs w:val="24"/>
        </w:rPr>
        <w:t xml:space="preserve"> goals in its formulation and allows us to measure if the representations of target areas are shifted towards the task goals by the received information. An alternative would be that the incoming information from other areas are just epiphenomenal and are task-irrelevant.</w:t>
      </w:r>
    </w:p>
    <w:p w14:paraId="07ED4F33" w14:textId="77777777" w:rsidR="002E4E3B" w:rsidRDefault="00CB2701">
      <w:pPr>
        <w:ind w:firstLine="720"/>
        <w:jc w:val="both"/>
        <w:rPr>
          <w:szCs w:val="24"/>
        </w:rPr>
      </w:pPr>
      <w:r>
        <w:rPr>
          <w:szCs w:val="24"/>
        </w:rPr>
        <w:t xml:space="preserve">The model is a special case of Granger causality which suggests that signal </w:t>
      </w:r>
      <w:r>
        <w:rPr>
          <w:i/>
          <w:iCs/>
          <w:szCs w:val="24"/>
        </w:rPr>
        <w:t>X</w:t>
      </w:r>
      <w:r>
        <w:rPr>
          <w:szCs w:val="24"/>
        </w:rPr>
        <w:t xml:space="preserve"> is said to Granger cause signal </w:t>
      </w:r>
      <w:r>
        <w:rPr>
          <w:i/>
          <w:iCs/>
          <w:szCs w:val="24"/>
        </w:rPr>
        <w:t>Y</w:t>
      </w:r>
      <w:r>
        <w:rPr>
          <w:szCs w:val="24"/>
        </w:rPr>
        <w:t xml:space="preserve"> if the past samples of </w:t>
      </w:r>
      <w:r>
        <w:rPr>
          <w:i/>
          <w:iCs/>
          <w:szCs w:val="24"/>
        </w:rPr>
        <w:t>X</w:t>
      </w:r>
      <w:r>
        <w:rPr>
          <w:szCs w:val="24"/>
        </w:rPr>
        <w:t xml:space="preserve">, if included in the prediction of present samples of </w:t>
      </w:r>
      <w:r>
        <w:rPr>
          <w:i/>
          <w:iCs/>
          <w:szCs w:val="24"/>
        </w:rPr>
        <w:t>Y</w:t>
      </w:r>
      <w:r>
        <w:rPr>
          <w:szCs w:val="24"/>
        </w:rPr>
        <w:t xml:space="preserve">, improve the prediction of present samples of </w:t>
      </w:r>
      <w:r>
        <w:rPr>
          <w:i/>
          <w:iCs/>
          <w:szCs w:val="24"/>
        </w:rPr>
        <w:t>Y</w:t>
      </w:r>
      <w:r>
        <w:rPr>
          <w:szCs w:val="24"/>
        </w:rPr>
        <w:t xml:space="preserve"> compared to when predicting them using past samples of </w:t>
      </w:r>
      <w:r>
        <w:rPr>
          <w:i/>
          <w:iCs/>
          <w:szCs w:val="24"/>
        </w:rPr>
        <w:t>Y</w:t>
      </w:r>
      <w:r>
        <w:rPr>
          <w:szCs w:val="24"/>
        </w:rPr>
        <w:t xml:space="preserve"> alone. Accordingly, we split the EEG sensors in two groups, each with 16 electrodes: peri-frontal and peri-occipital (Figure 5A) to see how familiarity information is (if at all) transferred between these cognitive and sensory brain areas, respectively. Therefore, we calculated the neural RDMs for each area separately, and calculated the correlation between the neural RDV and the model RDV </w:t>
      </w:r>
      <w:proofErr w:type="spellStart"/>
      <w:r>
        <w:rPr>
          <w:szCs w:val="24"/>
        </w:rPr>
        <w:t>partialling</w:t>
      </w:r>
      <w:proofErr w:type="spellEnd"/>
      <w:r>
        <w:rPr>
          <w:szCs w:val="24"/>
        </w:rPr>
        <w:t xml:space="preserve"> out the image RDM from the correlation (as explained in equation (1)). This resulted in a curve when calculating the partial correlation at every time instance of 10 </w:t>
      </w:r>
      <w:proofErr w:type="spellStart"/>
      <w:r>
        <w:rPr>
          <w:szCs w:val="24"/>
        </w:rPr>
        <w:t>ms</w:t>
      </w:r>
      <w:proofErr w:type="spellEnd"/>
      <w:r>
        <w:rPr>
          <w:szCs w:val="24"/>
        </w:rPr>
        <w:t xml:space="preserve"> intervals (see the solid lines in Figure 5B). Note that the partial correlation curve for the peri-frontal area could have received contributions from the present and past representations of the same area (i.e. the latter being imposed by our sequential stimulus presentation). It could </w:t>
      </w:r>
      <w:r>
        <w:rPr>
          <w:szCs w:val="24"/>
        </w:rPr>
        <w:lastRenderedPageBreak/>
        <w:t xml:space="preserve">also have received contributions from past peri-occipital representations through information flow from peri-occipital to peri-frontal area. To measure this potential contribution, we </w:t>
      </w:r>
      <w:proofErr w:type="spellStart"/>
      <w:r>
        <w:rPr>
          <w:szCs w:val="24"/>
        </w:rPr>
        <w:t>partialled</w:t>
      </w:r>
      <w:proofErr w:type="spellEnd"/>
      <w:r>
        <w:rPr>
          <w:szCs w:val="24"/>
        </w:rPr>
        <w:t xml:space="preserve"> out the past peri-occipital representations in calculation of the partial correlation between peri-frontal and model RDVs according to equation (2):</w:t>
      </w:r>
    </w:p>
    <w:p w14:paraId="3603FA5F" w14:textId="77777777" w:rsidR="002E4E3B" w:rsidRDefault="002E4E3B"/>
    <w:p w14:paraId="51A8D3BF" w14:textId="77777777" w:rsidR="002E4E3B" w:rsidRDefault="00CB2701">
      <m:oMath>
        <m:r>
          <w:rPr>
            <w:rFonts w:ascii="Cambria Math" w:hAnsi="Cambria Math"/>
          </w:rPr>
          <m:t>Peri-frontal∂correlation</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Neural</m:t>
            </m:r>
          </m:sub>
        </m:sSub>
        <m:d>
          <m:dPr>
            <m:ctrlPr>
              <w:rPr>
                <w:rFonts w:ascii="Cambria Math" w:hAnsi="Cambria Math"/>
              </w:rPr>
            </m:ctrlPr>
          </m:dPr>
          <m:e>
            <m:r>
              <w:rPr>
                <w:rFonts w:ascii="Cambria Math" w:hAnsi="Cambria Math"/>
              </w:rPr>
              <m:t>frontal,t</m:t>
            </m:r>
          </m:e>
        </m:d>
        <m:sSub>
          <m:sSubPr>
            <m:ctrlPr>
              <w:rPr>
                <w:rFonts w:ascii="Cambria Math" w:hAnsi="Cambria Math"/>
              </w:rPr>
            </m:ctrlPr>
          </m:sSubPr>
          <m:e>
            <m:r>
              <w:rPr>
                <w:rFonts w:ascii="Cambria Math" w:hAnsi="Cambria Math"/>
              </w:rPr>
              <m:t>RDV</m:t>
            </m:r>
          </m:e>
          <m:sub>
            <m:r>
              <w:rPr>
                <w:rFonts w:ascii="Cambria Math" w:hAnsi="Cambria Math"/>
              </w:rPr>
              <m:t>Model</m:t>
            </m:r>
          </m:sub>
        </m:sSub>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Image</m:t>
            </m:r>
          </m:sub>
        </m:sSub>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Neural</m:t>
            </m:r>
          </m:sub>
        </m:sSub>
        <m:d>
          <m:dPr>
            <m:ctrlPr>
              <w:rPr>
                <w:rFonts w:ascii="Cambria Math" w:hAnsi="Cambria Math"/>
              </w:rPr>
            </m:ctrlPr>
          </m:dPr>
          <m:e>
            <m:r>
              <w:rPr>
                <w:rFonts w:ascii="Cambria Math" w:hAnsi="Cambria Math"/>
              </w:rPr>
              <m:t>occipital,t-T</m:t>
            </m:r>
          </m:e>
        </m:d>
        <m:r>
          <w:rPr>
            <w:rFonts w:ascii="Cambria Math" w:hAnsi="Cambria Math"/>
          </w:rPr>
          <m:t>}.</m:t>
        </m:r>
      </m:oMath>
      <w:r>
        <w:t xml:space="preserve">         (2)</w:t>
      </w:r>
    </w:p>
    <w:p w14:paraId="54D019EE" w14:textId="77777777" w:rsidR="002E4E3B" w:rsidRDefault="002E4E3B">
      <w:pPr>
        <w:ind w:firstLine="720"/>
        <w:jc w:val="both"/>
        <w:rPr>
          <w:szCs w:val="24"/>
        </w:rPr>
      </w:pPr>
    </w:p>
    <w:p w14:paraId="4E7FAD9B" w14:textId="77777777" w:rsidR="002E4E3B" w:rsidRDefault="00CB2701">
      <w:pPr>
        <w:ind w:firstLine="720"/>
        <w:jc w:val="both"/>
        <w:rPr>
          <w:szCs w:val="24"/>
        </w:rPr>
      </w:pPr>
      <w:r>
        <w:rPr>
          <w:szCs w:val="24"/>
        </w:rPr>
        <w:t xml:space="preserve">where </w:t>
      </w:r>
      <m:oMath>
        <m:r>
          <w:rPr>
            <w:rFonts w:ascii="Cambria Math" w:hAnsi="Cambria Math"/>
          </w:rPr>
          <m:t>NeuralRDV</m:t>
        </m:r>
        <m:d>
          <m:dPr>
            <m:ctrlPr>
              <w:rPr>
                <w:rFonts w:ascii="Cambria Math" w:hAnsi="Cambria Math"/>
              </w:rPr>
            </m:ctrlPr>
          </m:dPr>
          <m:e>
            <m:r>
              <w:rPr>
                <w:rFonts w:ascii="Cambria Math" w:hAnsi="Cambria Math"/>
              </w:rPr>
              <m:t>frontal,t</m:t>
            </m:r>
          </m:e>
        </m:d>
      </m:oMath>
      <w:r>
        <w:rPr>
          <w:szCs w:val="24"/>
        </w:rPr>
        <w:t xml:space="preserve"> refers to the peri-frontal neural RDV at the present time and </w:t>
      </w:r>
      <m:oMath>
        <m:r>
          <w:rPr>
            <w:rFonts w:ascii="Cambria Math" w:hAnsi="Cambria Math"/>
          </w:rPr>
          <m:t>NeuralRDV</m:t>
        </m:r>
        <m:d>
          <m:dPr>
            <m:ctrlPr>
              <w:rPr>
                <w:rFonts w:ascii="Cambria Math" w:hAnsi="Cambria Math"/>
              </w:rPr>
            </m:ctrlPr>
          </m:dPr>
          <m:e>
            <m:r>
              <w:rPr>
                <w:rFonts w:ascii="Cambria Math" w:hAnsi="Cambria Math"/>
              </w:rPr>
              <m:t>occipital,t-T</m:t>
            </m:r>
          </m:e>
        </m:d>
      </m:oMath>
      <w:r>
        <w:rPr>
          <w:szCs w:val="24"/>
        </w:rPr>
        <w:t xml:space="preserve"> refers to the peri-occipital neural RDV in the past. We then calculated the difference between the original partial correlation at the peri-frontal areas and the partial correlation calculated using equation (2) to determine the contribution of past peri-occipital representations we called this “contribution of information feed-forward flow” (as indicated by the brown shades in Figure 5). To determine the contribution of the peri-frontal representations in moving the peri-occipital representations, we used equation (3):</w:t>
      </w:r>
    </w:p>
    <w:p w14:paraId="1333ED9A" w14:textId="77777777" w:rsidR="002E4E3B" w:rsidRDefault="002E4E3B"/>
    <w:p w14:paraId="4A2EDBB3" w14:textId="77777777" w:rsidR="002E4E3B" w:rsidRDefault="00CB2701">
      <m:oMath>
        <m:r>
          <w:rPr>
            <w:rFonts w:ascii="Cambria Math" w:hAnsi="Cambria Math"/>
          </w:rPr>
          <m:t>Peri-occipital∂correlation</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Neural</m:t>
            </m:r>
          </m:sub>
        </m:sSub>
        <m:d>
          <m:dPr>
            <m:ctrlPr>
              <w:rPr>
                <w:rFonts w:ascii="Cambria Math" w:hAnsi="Cambria Math"/>
              </w:rPr>
            </m:ctrlPr>
          </m:dPr>
          <m:e>
            <m:r>
              <w:rPr>
                <w:rFonts w:ascii="Cambria Math" w:hAnsi="Cambria Math"/>
              </w:rPr>
              <m:t>occipital,t</m:t>
            </m:r>
          </m:e>
        </m:d>
        <m:sSub>
          <m:sSubPr>
            <m:ctrlPr>
              <w:rPr>
                <w:rFonts w:ascii="Cambria Math" w:hAnsi="Cambria Math"/>
              </w:rPr>
            </m:ctrlPr>
          </m:sSubPr>
          <m:e>
            <m:r>
              <w:rPr>
                <w:rFonts w:ascii="Cambria Math" w:hAnsi="Cambria Math"/>
              </w:rPr>
              <m:t>RDV</m:t>
            </m:r>
          </m:e>
          <m:sub>
            <m:r>
              <w:rPr>
                <w:rFonts w:ascii="Cambria Math" w:hAnsi="Cambria Math"/>
              </w:rPr>
              <m:t>Model</m:t>
            </m:r>
          </m:sub>
        </m:sSub>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Image</m:t>
            </m:r>
          </m:sub>
        </m:sSub>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Neural</m:t>
            </m:r>
          </m:sub>
        </m:sSub>
        <m:d>
          <m:dPr>
            <m:ctrlPr>
              <w:rPr>
                <w:rFonts w:ascii="Cambria Math" w:hAnsi="Cambria Math"/>
              </w:rPr>
            </m:ctrlPr>
          </m:dPr>
          <m:e>
            <m:r>
              <w:rPr>
                <w:rFonts w:ascii="Cambria Math" w:hAnsi="Cambria Math"/>
              </w:rPr>
              <m:t>frontal,t-T</m:t>
            </m:r>
          </m:e>
        </m:d>
        <m:r>
          <w:rPr>
            <w:rFonts w:ascii="Cambria Math" w:hAnsi="Cambria Math"/>
          </w:rPr>
          <m:t>}.</m:t>
        </m:r>
      </m:oMath>
      <w:r>
        <w:t xml:space="preserve">         (3)</w:t>
      </w:r>
    </w:p>
    <w:p w14:paraId="02AF490F" w14:textId="77777777" w:rsidR="002E4E3B" w:rsidRDefault="002E4E3B"/>
    <w:p w14:paraId="19926E90" w14:textId="77777777" w:rsidR="002E4E3B" w:rsidRDefault="00CB2701">
      <w:pPr>
        <w:ind w:firstLine="720"/>
        <w:jc w:val="both"/>
        <w:rPr>
          <w:szCs w:val="24"/>
        </w:rPr>
      </w:pPr>
      <w:r>
        <w:rPr>
          <w:szCs w:val="24"/>
        </w:rPr>
        <w:t xml:space="preserve">with the same notations as in equation (2). Accordingly, to determine the contribution of past peri-frontal representations in directing the peri-occipital representations towards the model RDV, namely ‘contribution of information feedback flow’, we calculated the difference between the original partial correlation at the peri-occipital areas (using equation (1)) and the partial correlation calculated using equation (3). In equations (1) and (2), the past delay time (T) was considered 50 </w:t>
      </w:r>
      <w:proofErr w:type="spellStart"/>
      <w:r>
        <w:rPr>
          <w:szCs w:val="24"/>
        </w:rPr>
        <w:t>ms</w:t>
      </w:r>
      <w:proofErr w:type="spellEnd"/>
      <w:r>
        <w:rPr>
          <w:szCs w:val="24"/>
        </w:rPr>
        <w:t xml:space="preserve"> and the past </w:t>
      </w:r>
      <w:r>
        <w:rPr>
          <w:szCs w:val="24"/>
        </w:rPr>
        <w:lastRenderedPageBreak/>
        <w:t xml:space="preserve">time representations were averaged in a 50 </w:t>
      </w:r>
      <w:proofErr w:type="spellStart"/>
      <w:r>
        <w:rPr>
          <w:szCs w:val="24"/>
        </w:rPr>
        <w:t>ms</w:t>
      </w:r>
      <w:proofErr w:type="spellEnd"/>
      <w:r>
        <w:rPr>
          <w:szCs w:val="24"/>
        </w:rPr>
        <w:t xml:space="preserve"> time window (including 5 RDVs obtained from 5 steps of 10ms intervals), according to the previously reported delay times between the peri-occipital and peri-frontal areas in visual processing (Foxe &amp; Simpson, 2001, Karimi-Rouzbahani et al., 2019). Finally, in order to characterize the information flow dynamics between the peri-occipital and peri-frontal areas, we calculated the difference between the feed-forward and feedback contribution of information flows. This allowed us to investigate the transaction of targeted information between the brain areas aligned to the stimulus onset and response. We repeated the same procedure using the Familiar-Unfamiliar as well as Familiarity level models to see if they differed. We determined the significance of the partial correlations using the above-explained random bootstrapping procedure. We determined the significance of the differences between partial correlations (the shaded areas in Figure 5 and the lines in panel C) and the differences in the feed-forward and feedback contribution of information using Wilcoxon’s signed rank test using p &lt; 0.05 threshold for significance after correction for multiple comparisons (using </w:t>
      </w:r>
      <w:proofErr w:type="spellStart"/>
      <w:r>
        <w:rPr>
          <w:szCs w:val="24"/>
        </w:rPr>
        <w:t>Matlab</w:t>
      </w:r>
      <w:proofErr w:type="spellEnd"/>
      <w:r>
        <w:rPr>
          <w:szCs w:val="24"/>
        </w:rPr>
        <w:t xml:space="preserve"> </w:t>
      </w:r>
      <w:proofErr w:type="spellStart"/>
      <w:r>
        <w:rPr>
          <w:szCs w:val="24"/>
        </w:rPr>
        <w:t>mafdr</w:t>
      </w:r>
      <w:proofErr w:type="spellEnd"/>
      <w:r>
        <w:rPr>
          <w:szCs w:val="24"/>
        </w:rPr>
        <w:t xml:space="preserve">). </w:t>
      </w:r>
    </w:p>
    <w:p w14:paraId="21A840F1" w14:textId="77777777" w:rsidR="002E4E3B" w:rsidRDefault="002E4E3B">
      <w:pPr>
        <w:jc w:val="both"/>
      </w:pPr>
    </w:p>
    <w:p w14:paraId="4ED011A0" w14:textId="77777777" w:rsidR="002E4E3B" w:rsidRDefault="00CB2701">
      <w:pPr>
        <w:pStyle w:val="Heading1"/>
      </w:pPr>
      <w:bookmarkStart w:id="267" w:name="_z2yulc5wu8fw"/>
      <w:bookmarkEnd w:id="267"/>
      <w:r>
        <w:t>References</w:t>
      </w:r>
    </w:p>
    <w:p w14:paraId="1F410A2F" w14:textId="77777777" w:rsidR="002E4E3B" w:rsidRDefault="00CB2701">
      <w:pPr>
        <w:pStyle w:val="Bibliography"/>
        <w:rPr>
          <w:szCs w:val="24"/>
        </w:rPr>
      </w:pPr>
      <w:proofErr w:type="spellStart"/>
      <w:r>
        <w:rPr>
          <w:szCs w:val="24"/>
        </w:rPr>
        <w:t>Ambrus</w:t>
      </w:r>
      <w:proofErr w:type="spellEnd"/>
      <w:r>
        <w:rPr>
          <w:szCs w:val="24"/>
        </w:rPr>
        <w:t xml:space="preserve">, </w:t>
      </w:r>
      <w:proofErr w:type="spellStart"/>
      <w:r>
        <w:rPr>
          <w:szCs w:val="24"/>
        </w:rPr>
        <w:t>Géza</w:t>
      </w:r>
      <w:proofErr w:type="spellEnd"/>
      <w:r>
        <w:rPr>
          <w:szCs w:val="24"/>
        </w:rPr>
        <w:t xml:space="preserve"> Gergely, Daniel Kaiser, Radoslaw </w:t>
      </w:r>
      <w:proofErr w:type="spellStart"/>
      <w:r>
        <w:rPr>
          <w:szCs w:val="24"/>
        </w:rPr>
        <w:t>Cichy</w:t>
      </w:r>
      <w:proofErr w:type="spellEnd"/>
      <w:r>
        <w:rPr>
          <w:szCs w:val="24"/>
        </w:rPr>
        <w:t xml:space="preserve">, and </w:t>
      </w:r>
      <w:proofErr w:type="spellStart"/>
      <w:r>
        <w:rPr>
          <w:szCs w:val="24"/>
        </w:rPr>
        <w:t>Gyula</w:t>
      </w:r>
      <w:proofErr w:type="spellEnd"/>
      <w:r>
        <w:rPr>
          <w:szCs w:val="24"/>
        </w:rPr>
        <w:t xml:space="preserve"> </w:t>
      </w:r>
      <w:proofErr w:type="spellStart"/>
      <w:r>
        <w:rPr>
          <w:szCs w:val="24"/>
        </w:rPr>
        <w:t>Kovács</w:t>
      </w:r>
      <w:proofErr w:type="spellEnd"/>
      <w:r>
        <w:rPr>
          <w:szCs w:val="24"/>
        </w:rPr>
        <w:t xml:space="preserve">. 2018. “The Neural Dynamics of Familiar Face Recognition.” </w:t>
      </w:r>
      <w:proofErr w:type="spellStart"/>
      <w:r>
        <w:rPr>
          <w:i/>
          <w:iCs/>
          <w:szCs w:val="24"/>
        </w:rPr>
        <w:t>BioRxiv</w:t>
      </w:r>
      <w:proofErr w:type="spellEnd"/>
      <w:r>
        <w:rPr>
          <w:szCs w:val="24"/>
        </w:rPr>
        <w:t>, 393652.</w:t>
      </w:r>
    </w:p>
    <w:p w14:paraId="1D30657F" w14:textId="77777777" w:rsidR="002E4E3B" w:rsidRDefault="00CB2701">
      <w:pPr>
        <w:pStyle w:val="Bibliography"/>
        <w:rPr>
          <w:szCs w:val="24"/>
        </w:rPr>
      </w:pPr>
      <w:proofErr w:type="spellStart"/>
      <w:r>
        <w:rPr>
          <w:szCs w:val="24"/>
        </w:rPr>
        <w:t>Anzellotti</w:t>
      </w:r>
      <w:proofErr w:type="spellEnd"/>
      <w:r>
        <w:rPr>
          <w:szCs w:val="24"/>
        </w:rPr>
        <w:t xml:space="preserve">, Stefano, and Marc N. </w:t>
      </w:r>
      <w:proofErr w:type="spellStart"/>
      <w:r>
        <w:rPr>
          <w:szCs w:val="24"/>
        </w:rPr>
        <w:t>Coutanche</w:t>
      </w:r>
      <w:proofErr w:type="spellEnd"/>
      <w:r>
        <w:rPr>
          <w:szCs w:val="24"/>
        </w:rPr>
        <w:t xml:space="preserve">. 2018. “Beyond Functional Connectivity: Investigating Networks of Multivariate Representations.” </w:t>
      </w:r>
      <w:r>
        <w:rPr>
          <w:i/>
          <w:iCs/>
          <w:szCs w:val="24"/>
        </w:rPr>
        <w:t>Trends in Cognitive Sciences</w:t>
      </w:r>
      <w:r>
        <w:rPr>
          <w:szCs w:val="24"/>
        </w:rPr>
        <w:t xml:space="preserve"> 22 (3): 258–269.</w:t>
      </w:r>
    </w:p>
    <w:p w14:paraId="64B28A5B" w14:textId="77777777" w:rsidR="002E4E3B" w:rsidRDefault="00CB2701">
      <w:pPr>
        <w:pStyle w:val="Bibliography"/>
        <w:rPr>
          <w:szCs w:val="24"/>
        </w:rPr>
      </w:pPr>
      <w:r>
        <w:rPr>
          <w:szCs w:val="24"/>
        </w:rPr>
        <w:t xml:space="preserve">Bar, Moshe, Karim S. Kassam, </w:t>
      </w:r>
      <w:proofErr w:type="spellStart"/>
      <w:r>
        <w:rPr>
          <w:szCs w:val="24"/>
        </w:rPr>
        <w:t>Avniel</w:t>
      </w:r>
      <w:proofErr w:type="spellEnd"/>
      <w:r>
        <w:rPr>
          <w:szCs w:val="24"/>
        </w:rPr>
        <w:t xml:space="preserve"> Singh </w:t>
      </w:r>
      <w:proofErr w:type="spellStart"/>
      <w:r>
        <w:rPr>
          <w:szCs w:val="24"/>
        </w:rPr>
        <w:t>Ghuman</w:t>
      </w:r>
      <w:proofErr w:type="spellEnd"/>
      <w:r>
        <w:rPr>
          <w:szCs w:val="24"/>
        </w:rPr>
        <w:t xml:space="preserve">, Jasmine </w:t>
      </w:r>
      <w:proofErr w:type="spellStart"/>
      <w:r>
        <w:rPr>
          <w:szCs w:val="24"/>
        </w:rPr>
        <w:t>Boshyan</w:t>
      </w:r>
      <w:proofErr w:type="spellEnd"/>
      <w:r>
        <w:rPr>
          <w:szCs w:val="24"/>
        </w:rPr>
        <w:t xml:space="preserve">, Annette M. Schmid, Anders M. Dale, Matti S. </w:t>
      </w:r>
      <w:proofErr w:type="spellStart"/>
      <w:r>
        <w:rPr>
          <w:szCs w:val="24"/>
        </w:rPr>
        <w:t>Hämäläinen</w:t>
      </w:r>
      <w:proofErr w:type="spellEnd"/>
      <w:r>
        <w:rPr>
          <w:szCs w:val="24"/>
        </w:rPr>
        <w:t xml:space="preserve">, </w:t>
      </w:r>
      <w:proofErr w:type="spellStart"/>
      <w:r>
        <w:rPr>
          <w:szCs w:val="24"/>
        </w:rPr>
        <w:t>Ksenija</w:t>
      </w:r>
      <w:proofErr w:type="spellEnd"/>
      <w:r>
        <w:rPr>
          <w:szCs w:val="24"/>
        </w:rPr>
        <w:t xml:space="preserve"> </w:t>
      </w:r>
      <w:proofErr w:type="spellStart"/>
      <w:r>
        <w:rPr>
          <w:szCs w:val="24"/>
        </w:rPr>
        <w:t>Marinkovic</w:t>
      </w:r>
      <w:proofErr w:type="spellEnd"/>
      <w:r>
        <w:rPr>
          <w:szCs w:val="24"/>
        </w:rPr>
        <w:t xml:space="preserve">, Daniel L. Schacter, and Bruce R. Rosen. 2006. “Top-down Facilitation of Visual Recognition.” </w:t>
      </w:r>
      <w:r>
        <w:rPr>
          <w:i/>
          <w:iCs/>
          <w:szCs w:val="24"/>
        </w:rPr>
        <w:t>Proceedings of the National Academy of Sciences</w:t>
      </w:r>
      <w:r>
        <w:rPr>
          <w:szCs w:val="24"/>
        </w:rPr>
        <w:t xml:space="preserve"> 103 (2): 449–454.</w:t>
      </w:r>
    </w:p>
    <w:p w14:paraId="3072C15E" w14:textId="77777777" w:rsidR="002E4E3B" w:rsidRDefault="00CB2701">
      <w:pPr>
        <w:pStyle w:val="Bibliography"/>
        <w:rPr>
          <w:szCs w:val="24"/>
        </w:rPr>
      </w:pPr>
      <w:r>
        <w:rPr>
          <w:szCs w:val="24"/>
        </w:rPr>
        <w:t xml:space="preserve">Brainard, D. H. 1997. “The Psychophysics Toolbox.” </w:t>
      </w:r>
      <w:r>
        <w:rPr>
          <w:i/>
          <w:iCs/>
          <w:szCs w:val="24"/>
        </w:rPr>
        <w:t>Spatial Vision</w:t>
      </w:r>
      <w:r>
        <w:rPr>
          <w:szCs w:val="24"/>
        </w:rPr>
        <w:t xml:space="preserve"> 10 (4): 433–36.</w:t>
      </w:r>
    </w:p>
    <w:p w14:paraId="3D70F3BD" w14:textId="77777777" w:rsidR="002E4E3B" w:rsidRDefault="00CB2701">
      <w:pPr>
        <w:pStyle w:val="Bibliography"/>
      </w:pPr>
      <w:r>
        <w:lastRenderedPageBreak/>
        <w:fldChar w:fldCharType="begin"/>
      </w:r>
      <w:r>
        <w:instrText>ADDIN ZOTERO_BIBL {"uncited":[["http://zotero.org/users/local/wmQP5eUh/items/P4LRNEZM"]],"omitted":[["http://zotero.org/users/local/wmQP5eUh/items/FLV4X4NW"],["http://zotero.org/users/local/wmQP5eUh/items/MF95DRJX"]],"custom":[]} CSL_BIBLIOGRAPHY</w:instrText>
      </w:r>
      <w:r>
        <w:fldChar w:fldCharType="separate"/>
      </w:r>
      <w:bookmarkStart w:id="268" w:name="Bookmark"/>
      <w:r>
        <w:rPr>
          <w:szCs w:val="24"/>
        </w:rPr>
        <w:t>C</w:t>
      </w:r>
      <w:bookmarkStart w:id="269" w:name="Bookmark1"/>
      <w:r>
        <w:rPr>
          <w:szCs w:val="24"/>
        </w:rPr>
        <w:t>o</w:t>
      </w:r>
      <w:bookmarkStart w:id="270" w:name="Bookmark11"/>
      <w:r>
        <w:rPr>
          <w:szCs w:val="24"/>
        </w:rPr>
        <w:t xml:space="preserve">llins, Elliot, Amanda K. Robinson, and Marlene Behrmann. 2018. “Distinct Neural Processes for the Perception of Familiar versus Unfamiliar Faces along the Visual Hierarchy Revealed by EEG.” </w:t>
      </w:r>
      <w:r>
        <w:rPr>
          <w:i/>
          <w:iCs/>
          <w:szCs w:val="24"/>
        </w:rPr>
        <w:t>NeuroImage</w:t>
      </w:r>
      <w:r>
        <w:rPr>
          <w:szCs w:val="24"/>
        </w:rPr>
        <w:t xml:space="preserve"> 181 (November): 120–31. </w:t>
      </w:r>
      <w:r>
        <w:fldChar w:fldCharType="end"/>
      </w:r>
      <w:bookmarkEnd w:id="268"/>
      <w:bookmarkEnd w:id="269"/>
      <w:bookmarkEnd w:id="270"/>
    </w:p>
    <w:p w14:paraId="3143632B" w14:textId="77777777" w:rsidR="002E4E3B" w:rsidRDefault="00CB2701">
      <w:pPr>
        <w:pStyle w:val="Bibliography"/>
        <w:rPr>
          <w:szCs w:val="24"/>
        </w:rPr>
      </w:pPr>
      <w:r>
        <w:rPr>
          <w:szCs w:val="24"/>
        </w:rPr>
        <w:t xml:space="preserve">Dakin, S. C., R. F. Hess, T. </w:t>
      </w:r>
      <w:proofErr w:type="spellStart"/>
      <w:r>
        <w:rPr>
          <w:szCs w:val="24"/>
        </w:rPr>
        <w:t>Ledgeway</w:t>
      </w:r>
      <w:proofErr w:type="spellEnd"/>
      <w:r>
        <w:rPr>
          <w:szCs w:val="24"/>
        </w:rPr>
        <w:t xml:space="preserve">, and R. L. </w:t>
      </w:r>
      <w:proofErr w:type="spellStart"/>
      <w:r>
        <w:rPr>
          <w:szCs w:val="24"/>
        </w:rPr>
        <w:t>Achtman</w:t>
      </w:r>
      <w:proofErr w:type="spellEnd"/>
      <w:r>
        <w:rPr>
          <w:szCs w:val="24"/>
        </w:rPr>
        <w:t xml:space="preserve">. 2002. “What Causes Non-Monotonic Tuning of FMRI Response to Noisy Images?” </w:t>
      </w:r>
      <w:r>
        <w:rPr>
          <w:i/>
          <w:iCs/>
          <w:szCs w:val="24"/>
        </w:rPr>
        <w:t>Current Biology: CB</w:t>
      </w:r>
      <w:r>
        <w:rPr>
          <w:szCs w:val="24"/>
        </w:rPr>
        <w:t xml:space="preserve"> 12 (14): R476-477; author reply R478.</w:t>
      </w:r>
    </w:p>
    <w:p w14:paraId="0140235E" w14:textId="77777777" w:rsidR="002E4E3B" w:rsidRDefault="00CB2701">
      <w:pPr>
        <w:pStyle w:val="Bibliography"/>
        <w:rPr>
          <w:szCs w:val="24"/>
        </w:rPr>
      </w:pPr>
      <w:r>
        <w:rPr>
          <w:szCs w:val="24"/>
        </w:rPr>
        <w:t xml:space="preserve">Dobs, Katharina, Leyla </w:t>
      </w:r>
      <w:proofErr w:type="spellStart"/>
      <w:r>
        <w:rPr>
          <w:szCs w:val="24"/>
        </w:rPr>
        <w:t>Isik</w:t>
      </w:r>
      <w:proofErr w:type="spellEnd"/>
      <w:r>
        <w:rPr>
          <w:szCs w:val="24"/>
        </w:rPr>
        <w:t xml:space="preserve">, </w:t>
      </w:r>
      <w:proofErr w:type="spellStart"/>
      <w:r>
        <w:rPr>
          <w:szCs w:val="24"/>
        </w:rPr>
        <w:t>Dimitrios</w:t>
      </w:r>
      <w:proofErr w:type="spellEnd"/>
      <w:r>
        <w:rPr>
          <w:szCs w:val="24"/>
        </w:rPr>
        <w:t xml:space="preserve"> </w:t>
      </w:r>
      <w:proofErr w:type="spellStart"/>
      <w:r>
        <w:rPr>
          <w:szCs w:val="24"/>
        </w:rPr>
        <w:t>Pantazis</w:t>
      </w:r>
      <w:proofErr w:type="spellEnd"/>
      <w:r>
        <w:rPr>
          <w:szCs w:val="24"/>
        </w:rPr>
        <w:t xml:space="preserve">, and Nancy Kanwisher. 2018. “Rapid Decoding of Face Identity, Familiarity, Gender and Age.” </w:t>
      </w:r>
      <w:r>
        <w:rPr>
          <w:i/>
          <w:iCs/>
          <w:szCs w:val="24"/>
        </w:rPr>
        <w:t>Journal of Vision</w:t>
      </w:r>
      <w:r>
        <w:rPr>
          <w:szCs w:val="24"/>
        </w:rPr>
        <w:t xml:space="preserve"> 18 (10): 1081–1081.</w:t>
      </w:r>
    </w:p>
    <w:p w14:paraId="14999036" w14:textId="77777777" w:rsidR="002E4E3B" w:rsidRDefault="00CB2701">
      <w:pPr>
        <w:pStyle w:val="Bibliography"/>
        <w:rPr>
          <w:szCs w:val="24"/>
        </w:rPr>
      </w:pPr>
      <w:r>
        <w:rPr>
          <w:rFonts w:cstheme="minorBidi"/>
          <w:szCs w:val="24"/>
        </w:rPr>
        <w:t xml:space="preserve">Dobs, Katharina, Leyla </w:t>
      </w:r>
      <w:proofErr w:type="spellStart"/>
      <w:r>
        <w:rPr>
          <w:rFonts w:cstheme="minorBidi"/>
          <w:szCs w:val="24"/>
        </w:rPr>
        <w:t>Isik</w:t>
      </w:r>
      <w:proofErr w:type="spellEnd"/>
      <w:r>
        <w:rPr>
          <w:rFonts w:cstheme="minorBidi"/>
          <w:szCs w:val="24"/>
        </w:rPr>
        <w:t xml:space="preserve">, </w:t>
      </w:r>
      <w:proofErr w:type="spellStart"/>
      <w:r>
        <w:rPr>
          <w:rFonts w:cstheme="minorBidi"/>
          <w:szCs w:val="24"/>
        </w:rPr>
        <w:t>Dimitrios</w:t>
      </w:r>
      <w:proofErr w:type="spellEnd"/>
      <w:r>
        <w:rPr>
          <w:rFonts w:cstheme="minorBidi"/>
          <w:szCs w:val="24"/>
        </w:rPr>
        <w:t xml:space="preserve"> </w:t>
      </w:r>
      <w:proofErr w:type="spellStart"/>
      <w:r>
        <w:rPr>
          <w:rFonts w:cstheme="minorBidi"/>
          <w:szCs w:val="24"/>
        </w:rPr>
        <w:t>Pantazis</w:t>
      </w:r>
      <w:proofErr w:type="spellEnd"/>
      <w:r>
        <w:rPr>
          <w:rFonts w:cstheme="minorBidi"/>
          <w:szCs w:val="24"/>
        </w:rPr>
        <w:t>, and Nancy Kanwisher</w:t>
      </w:r>
      <w:r>
        <w:rPr>
          <w:szCs w:val="24"/>
        </w:rPr>
        <w:t xml:space="preserve">. 2019. “How Face Perception Unfolds over Time.” </w:t>
      </w:r>
      <w:r>
        <w:rPr>
          <w:i/>
          <w:iCs/>
          <w:szCs w:val="24"/>
        </w:rPr>
        <w:t>Nature Communications</w:t>
      </w:r>
      <w:r>
        <w:rPr>
          <w:szCs w:val="24"/>
        </w:rPr>
        <w:t xml:space="preserve"> 10 (1): 1258.</w:t>
      </w:r>
    </w:p>
    <w:p w14:paraId="623E30E5" w14:textId="77777777" w:rsidR="002E4E3B" w:rsidRDefault="00CB2701">
      <w:pPr>
        <w:pStyle w:val="Bibliography"/>
        <w:rPr>
          <w:szCs w:val="24"/>
        </w:rPr>
      </w:pPr>
      <w:r>
        <w:rPr>
          <w:szCs w:val="24"/>
        </w:rPr>
        <w:t xml:space="preserve">Ellis, </w:t>
      </w:r>
      <w:proofErr w:type="spellStart"/>
      <w:r>
        <w:rPr>
          <w:szCs w:val="24"/>
        </w:rPr>
        <w:t>Hadyn</w:t>
      </w:r>
      <w:proofErr w:type="spellEnd"/>
      <w:r>
        <w:rPr>
          <w:szCs w:val="24"/>
        </w:rPr>
        <w:t xml:space="preserve"> D., John W. Shepherd, and Graham M. Davies. 1979. “Identification of Familiar and Unfamiliar Faces from Internal and External Features: Some Implications for Theories of Face Recognition.” </w:t>
      </w:r>
      <w:r>
        <w:rPr>
          <w:i/>
          <w:iCs/>
          <w:szCs w:val="24"/>
        </w:rPr>
        <w:t>Perception</w:t>
      </w:r>
      <w:r>
        <w:rPr>
          <w:szCs w:val="24"/>
        </w:rPr>
        <w:t xml:space="preserve"> 8 (4): 431–439.</w:t>
      </w:r>
    </w:p>
    <w:p w14:paraId="06E6BF43" w14:textId="77777777" w:rsidR="002E4E3B" w:rsidRDefault="00CB2701">
      <w:pPr>
        <w:pStyle w:val="Bibliography"/>
        <w:rPr>
          <w:szCs w:val="24"/>
        </w:rPr>
      </w:pPr>
      <w:proofErr w:type="spellStart"/>
      <w:r>
        <w:rPr>
          <w:szCs w:val="24"/>
        </w:rPr>
        <w:t>Felleman</w:t>
      </w:r>
      <w:proofErr w:type="spellEnd"/>
      <w:r>
        <w:rPr>
          <w:szCs w:val="24"/>
        </w:rPr>
        <w:t xml:space="preserve">, D. J., and DC Essen Van. 1991. “Distributed Hierarchical Processing in the Primate Cerebral Cortex.” </w:t>
      </w:r>
      <w:r>
        <w:rPr>
          <w:i/>
          <w:iCs/>
          <w:szCs w:val="24"/>
        </w:rPr>
        <w:t>Cerebral Cortex (New York, N.Y. : 1991)</w:t>
      </w:r>
      <w:r>
        <w:rPr>
          <w:szCs w:val="24"/>
        </w:rPr>
        <w:t xml:space="preserve"> 1 (1): 1–47. </w:t>
      </w:r>
    </w:p>
    <w:p w14:paraId="5D442516" w14:textId="77777777" w:rsidR="002E4E3B" w:rsidRDefault="00CB2701">
      <w:pPr>
        <w:pStyle w:val="Bibliography"/>
        <w:rPr>
          <w:szCs w:val="24"/>
        </w:rPr>
      </w:pPr>
      <w:r>
        <w:rPr>
          <w:szCs w:val="24"/>
        </w:rPr>
        <w:t xml:space="preserve">Gilbert, Charles D., and Wu Li. 2013. “Top-down Influences on Visual Processing.” </w:t>
      </w:r>
      <w:r>
        <w:rPr>
          <w:i/>
          <w:iCs/>
          <w:szCs w:val="24"/>
        </w:rPr>
        <w:t>Nature Reviews Neuroscience</w:t>
      </w:r>
      <w:r>
        <w:rPr>
          <w:szCs w:val="24"/>
        </w:rPr>
        <w:t xml:space="preserve"> 14 (5): 350.</w:t>
      </w:r>
    </w:p>
    <w:p w14:paraId="1A4F9C3B" w14:textId="77777777" w:rsidR="002E4E3B" w:rsidRDefault="00CB2701">
      <w:pPr>
        <w:pStyle w:val="Bibliography"/>
        <w:rPr>
          <w:szCs w:val="24"/>
        </w:rPr>
      </w:pPr>
      <w:proofErr w:type="spellStart"/>
      <w:r>
        <w:rPr>
          <w:szCs w:val="24"/>
        </w:rPr>
        <w:t>Gobbini</w:t>
      </w:r>
      <w:proofErr w:type="spellEnd"/>
      <w:r>
        <w:rPr>
          <w:szCs w:val="24"/>
        </w:rPr>
        <w:t xml:space="preserve">, M. Ida, and James V. </w:t>
      </w:r>
      <w:proofErr w:type="spellStart"/>
      <w:r>
        <w:rPr>
          <w:szCs w:val="24"/>
        </w:rPr>
        <w:t>Haxby</w:t>
      </w:r>
      <w:proofErr w:type="spellEnd"/>
      <w:r>
        <w:rPr>
          <w:szCs w:val="24"/>
        </w:rPr>
        <w:t xml:space="preserve">. 2006. “Neural Response to the Visual Familiarity of Faces.” </w:t>
      </w:r>
      <w:r>
        <w:rPr>
          <w:i/>
          <w:iCs/>
          <w:szCs w:val="24"/>
        </w:rPr>
        <w:t>Brain Research Bulletin</w:t>
      </w:r>
      <w:r>
        <w:rPr>
          <w:szCs w:val="24"/>
        </w:rPr>
        <w:t xml:space="preserve"> 71 (1–3): 76–82.</w:t>
      </w:r>
    </w:p>
    <w:p w14:paraId="7B2931BC" w14:textId="77777777" w:rsidR="002E4E3B" w:rsidRDefault="00CB2701">
      <w:pPr>
        <w:pStyle w:val="Bibliography"/>
      </w:pPr>
      <w:r>
        <w:fldChar w:fldCharType="begin"/>
      </w:r>
      <w:r>
        <w:instrText>ADDIN ZOTERO_BIBL {"uncited":[["http://zotero.org/users/local/wmQP5eUh/items/RD4WRDI8"]],"omitted":[["http://zotero.org/users/local/wmQP5eUh/items/MF95DRJX"],["http://zotero.org/users/local/wmQP5eUh/items/FLV4X4NW"]],"custom":[]} CSL_BIBLIOGRAPHY</w:instrText>
      </w:r>
      <w:r>
        <w:fldChar w:fldCharType="separate"/>
      </w:r>
      <w:r>
        <w:rPr>
          <w:szCs w:val="24"/>
        </w:rPr>
        <w:t>G</w:t>
      </w:r>
      <w:bookmarkStart w:id="271" w:name="Bookmark21"/>
      <w:r>
        <w:rPr>
          <w:szCs w:val="24"/>
        </w:rPr>
        <w:t>o</w:t>
      </w:r>
      <w:bookmarkStart w:id="272" w:name="Bookmark111"/>
      <w:r>
        <w:rPr>
          <w:szCs w:val="24"/>
        </w:rPr>
        <w:t xml:space="preserve">bbini, M. Ida, and James V. Haxby. 2007. “Neural Systems for Recognition of Familiar Faces.” </w:t>
      </w:r>
      <w:r>
        <w:rPr>
          <w:i/>
          <w:iCs/>
          <w:szCs w:val="24"/>
        </w:rPr>
        <w:t>Neuropsychologia</w:t>
      </w:r>
      <w:r>
        <w:rPr>
          <w:szCs w:val="24"/>
        </w:rPr>
        <w:t xml:space="preserve"> 45 (1): 32–41.</w:t>
      </w:r>
      <w:r>
        <w:fldChar w:fldCharType="end"/>
      </w:r>
      <w:bookmarkEnd w:id="271"/>
      <w:bookmarkEnd w:id="272"/>
    </w:p>
    <w:p w14:paraId="7666033D" w14:textId="77777777" w:rsidR="002E4E3B" w:rsidRDefault="00CB2701">
      <w:pPr>
        <w:pStyle w:val="Bibliography"/>
        <w:rPr>
          <w:szCs w:val="24"/>
        </w:rPr>
      </w:pPr>
      <w:r>
        <w:rPr>
          <w:szCs w:val="24"/>
        </w:rPr>
        <w:t xml:space="preserve">Goddard, Erin, Thomas A. Carlson, Nadene Dermody, and Alexandra </w:t>
      </w:r>
      <w:proofErr w:type="spellStart"/>
      <w:r>
        <w:rPr>
          <w:szCs w:val="24"/>
        </w:rPr>
        <w:t>Woolgar</w:t>
      </w:r>
      <w:proofErr w:type="spellEnd"/>
      <w:r>
        <w:rPr>
          <w:szCs w:val="24"/>
        </w:rPr>
        <w:t xml:space="preserve">. 2016. “Representational Dynamics of Object Recognition: Feedforward and Feedback Information Flows.” </w:t>
      </w:r>
      <w:r>
        <w:rPr>
          <w:i/>
          <w:iCs/>
          <w:szCs w:val="24"/>
        </w:rPr>
        <w:t>Neuroimage</w:t>
      </w:r>
      <w:r>
        <w:rPr>
          <w:szCs w:val="24"/>
        </w:rPr>
        <w:t xml:space="preserve"> 128: 385–397.</w:t>
      </w:r>
    </w:p>
    <w:p w14:paraId="4297246F" w14:textId="77777777" w:rsidR="002E4E3B" w:rsidRDefault="00CB2701">
      <w:pPr>
        <w:pStyle w:val="Bibliography"/>
        <w:rPr>
          <w:szCs w:val="24"/>
        </w:rPr>
      </w:pPr>
      <w:proofErr w:type="spellStart"/>
      <w:r>
        <w:rPr>
          <w:szCs w:val="24"/>
        </w:rPr>
        <w:lastRenderedPageBreak/>
        <w:t>Gregoriou</w:t>
      </w:r>
      <w:proofErr w:type="spellEnd"/>
      <w:r>
        <w:rPr>
          <w:szCs w:val="24"/>
        </w:rPr>
        <w:t xml:space="preserve">, Georgia G., Stephen J. Gotts, </w:t>
      </w:r>
      <w:proofErr w:type="spellStart"/>
      <w:r>
        <w:rPr>
          <w:szCs w:val="24"/>
        </w:rPr>
        <w:t>Huihui</w:t>
      </w:r>
      <w:proofErr w:type="spellEnd"/>
      <w:r>
        <w:rPr>
          <w:szCs w:val="24"/>
        </w:rPr>
        <w:t xml:space="preserve"> Zhou, and Robert Desimone. 2009. “High-Frequency, Long-Range Coupling between Prefrontal and Visual Cortex during Attention.” </w:t>
      </w:r>
      <w:r>
        <w:rPr>
          <w:i/>
          <w:iCs/>
          <w:szCs w:val="24"/>
        </w:rPr>
        <w:t>Science</w:t>
      </w:r>
      <w:r>
        <w:rPr>
          <w:szCs w:val="24"/>
        </w:rPr>
        <w:t xml:space="preserve"> 324 (5931): 1207–1210.</w:t>
      </w:r>
    </w:p>
    <w:p w14:paraId="3B5D981B" w14:textId="77777777" w:rsidR="002E4E3B" w:rsidRDefault="00CB2701">
      <w:pPr>
        <w:pStyle w:val="Bibliography"/>
        <w:rPr>
          <w:szCs w:val="24"/>
        </w:rPr>
      </w:pPr>
      <w:r>
        <w:rPr>
          <w:szCs w:val="24"/>
        </w:rPr>
        <w:t xml:space="preserve">Hanks, Timothy D., and Christopher Summerfield. 2017. “Perceptual Decision Making in Rodents, Monkeys, and Humans.” </w:t>
      </w:r>
      <w:r>
        <w:rPr>
          <w:i/>
          <w:iCs/>
          <w:szCs w:val="24"/>
        </w:rPr>
        <w:t>Neuron</w:t>
      </w:r>
      <w:r>
        <w:rPr>
          <w:szCs w:val="24"/>
        </w:rPr>
        <w:t xml:space="preserve"> 93 (1): 15–31.</w:t>
      </w:r>
    </w:p>
    <w:p w14:paraId="10A11F39" w14:textId="77777777" w:rsidR="002E4E3B" w:rsidRDefault="00CB2701">
      <w:pPr>
        <w:pStyle w:val="Bibliography"/>
        <w:rPr>
          <w:szCs w:val="24"/>
        </w:rPr>
      </w:pPr>
      <w:proofErr w:type="spellStart"/>
      <w:r>
        <w:rPr>
          <w:szCs w:val="24"/>
        </w:rPr>
        <w:t>Hanso</w:t>
      </w:r>
      <w:proofErr w:type="spellEnd"/>
      <w:r>
        <w:rPr>
          <w:szCs w:val="24"/>
        </w:rPr>
        <w:t xml:space="preserve">, </w:t>
      </w:r>
      <w:proofErr w:type="spellStart"/>
      <w:r>
        <w:rPr>
          <w:szCs w:val="24"/>
        </w:rPr>
        <w:t>Liisa</w:t>
      </w:r>
      <w:proofErr w:type="spellEnd"/>
      <w:r>
        <w:rPr>
          <w:szCs w:val="24"/>
        </w:rPr>
        <w:t xml:space="preserve">, </w:t>
      </w:r>
      <w:proofErr w:type="spellStart"/>
      <w:r>
        <w:rPr>
          <w:szCs w:val="24"/>
        </w:rPr>
        <w:t>Talis</w:t>
      </w:r>
      <w:proofErr w:type="spellEnd"/>
      <w:r>
        <w:rPr>
          <w:szCs w:val="24"/>
        </w:rPr>
        <w:t xml:space="preserve"> Bachmann, and Carolina </w:t>
      </w:r>
      <w:proofErr w:type="spellStart"/>
      <w:r>
        <w:rPr>
          <w:szCs w:val="24"/>
        </w:rPr>
        <w:t>Murd</w:t>
      </w:r>
      <w:proofErr w:type="spellEnd"/>
      <w:r>
        <w:rPr>
          <w:szCs w:val="24"/>
        </w:rPr>
        <w:t xml:space="preserve">. 2010. “Tolerance of the ERP Signatures of Unfamiliar versus Familiar Face Perception to Spatial Quantization of Facial Images.” </w:t>
      </w:r>
      <w:r>
        <w:rPr>
          <w:i/>
          <w:iCs/>
          <w:szCs w:val="24"/>
        </w:rPr>
        <w:t>Psychology</w:t>
      </w:r>
      <w:r>
        <w:rPr>
          <w:szCs w:val="24"/>
        </w:rPr>
        <w:t xml:space="preserve"> 01 (August): 199.</w:t>
      </w:r>
    </w:p>
    <w:p w14:paraId="10379844" w14:textId="77777777" w:rsidR="002E4E3B" w:rsidRDefault="00CB2701">
      <w:pPr>
        <w:pStyle w:val="Bibliography"/>
        <w:rPr>
          <w:szCs w:val="24"/>
        </w:rPr>
      </w:pPr>
      <w:r>
        <w:rPr>
          <w:szCs w:val="24"/>
        </w:rPr>
        <w:t xml:space="preserve">Henson, R. N., E. </w:t>
      </w:r>
      <w:proofErr w:type="spellStart"/>
      <w:r>
        <w:rPr>
          <w:szCs w:val="24"/>
        </w:rPr>
        <w:t>Mouchlianitis</w:t>
      </w:r>
      <w:proofErr w:type="spellEnd"/>
      <w:r>
        <w:rPr>
          <w:szCs w:val="24"/>
        </w:rPr>
        <w:t xml:space="preserve">, W. J. Matthews, and S. </w:t>
      </w:r>
      <w:proofErr w:type="spellStart"/>
      <w:r>
        <w:rPr>
          <w:szCs w:val="24"/>
        </w:rPr>
        <w:t>Kouider</w:t>
      </w:r>
      <w:proofErr w:type="spellEnd"/>
      <w:r>
        <w:rPr>
          <w:szCs w:val="24"/>
        </w:rPr>
        <w:t xml:space="preserve">. 2008. “Electrophysiological Correlates of Masked Face Priming.” </w:t>
      </w:r>
      <w:proofErr w:type="spellStart"/>
      <w:r>
        <w:rPr>
          <w:i/>
          <w:iCs/>
          <w:szCs w:val="24"/>
        </w:rPr>
        <w:t>NeuroImage</w:t>
      </w:r>
      <w:proofErr w:type="spellEnd"/>
      <w:r>
        <w:rPr>
          <w:szCs w:val="24"/>
        </w:rPr>
        <w:t xml:space="preserve"> 40 (2): 884–95. </w:t>
      </w:r>
    </w:p>
    <w:p w14:paraId="3FD911EA" w14:textId="77777777" w:rsidR="002E4E3B" w:rsidRDefault="00CB2701">
      <w:pPr>
        <w:pStyle w:val="Bibliography"/>
        <w:rPr>
          <w:szCs w:val="24"/>
        </w:rPr>
      </w:pPr>
      <w:r>
        <w:rPr>
          <w:szCs w:val="24"/>
        </w:rPr>
        <w:t xml:space="preserve">Huang, </w:t>
      </w:r>
      <w:proofErr w:type="spellStart"/>
      <w:r>
        <w:rPr>
          <w:szCs w:val="24"/>
        </w:rPr>
        <w:t>Wanyi</w:t>
      </w:r>
      <w:proofErr w:type="spellEnd"/>
      <w:r>
        <w:rPr>
          <w:szCs w:val="24"/>
        </w:rPr>
        <w:t xml:space="preserve">, Xia Wu, </w:t>
      </w:r>
      <w:proofErr w:type="spellStart"/>
      <w:r>
        <w:rPr>
          <w:szCs w:val="24"/>
        </w:rPr>
        <w:t>Liping</w:t>
      </w:r>
      <w:proofErr w:type="spellEnd"/>
      <w:r>
        <w:rPr>
          <w:szCs w:val="24"/>
        </w:rPr>
        <w:t xml:space="preserve"> Hu, Lei Wang, Yulong Ding, and </w:t>
      </w:r>
      <w:proofErr w:type="spellStart"/>
      <w:r>
        <w:rPr>
          <w:szCs w:val="24"/>
        </w:rPr>
        <w:t>Zhe</w:t>
      </w:r>
      <w:proofErr w:type="spellEnd"/>
      <w:r>
        <w:rPr>
          <w:szCs w:val="24"/>
        </w:rPr>
        <w:t xml:space="preserve"> Qu. 2017. “Revisiting the Earliest Electrophysiological Correlate of Familiar Face Recognition.” </w:t>
      </w:r>
      <w:r>
        <w:rPr>
          <w:i/>
          <w:iCs/>
          <w:szCs w:val="24"/>
        </w:rPr>
        <w:t>International Journal of Psychophysiology</w:t>
      </w:r>
      <w:r>
        <w:rPr>
          <w:szCs w:val="24"/>
        </w:rPr>
        <w:t xml:space="preserve"> 120 (October): 42–53.</w:t>
      </w:r>
    </w:p>
    <w:p w14:paraId="0591141B" w14:textId="77777777" w:rsidR="002E4E3B" w:rsidRDefault="00CB2701">
      <w:pPr>
        <w:pStyle w:val="Bibliography"/>
        <w:rPr>
          <w:szCs w:val="24"/>
        </w:rPr>
      </w:pPr>
      <w:proofErr w:type="spellStart"/>
      <w:r>
        <w:rPr>
          <w:szCs w:val="24"/>
        </w:rPr>
        <w:t>Hupé</w:t>
      </w:r>
      <w:proofErr w:type="spellEnd"/>
      <w:r>
        <w:rPr>
          <w:szCs w:val="24"/>
        </w:rPr>
        <w:t xml:space="preserve">, J.M., James, A.C., Payne, B.R., </w:t>
      </w:r>
      <w:proofErr w:type="spellStart"/>
      <w:r>
        <w:rPr>
          <w:szCs w:val="24"/>
        </w:rPr>
        <w:t>Lomber</w:t>
      </w:r>
      <w:proofErr w:type="spellEnd"/>
      <w:r>
        <w:rPr>
          <w:szCs w:val="24"/>
        </w:rPr>
        <w:t xml:space="preserve">, S.G., Girard, P. and </w:t>
      </w:r>
      <w:proofErr w:type="spellStart"/>
      <w:r>
        <w:rPr>
          <w:szCs w:val="24"/>
        </w:rPr>
        <w:t>Bullier</w:t>
      </w:r>
      <w:proofErr w:type="spellEnd"/>
      <w:r>
        <w:rPr>
          <w:szCs w:val="24"/>
        </w:rPr>
        <w:t xml:space="preserve">, J. 1998. “Cortical feedback improves discrimination between figure and background by V1, V2 and V3 neurons.” </w:t>
      </w:r>
      <w:r>
        <w:rPr>
          <w:i/>
          <w:iCs/>
          <w:szCs w:val="24"/>
        </w:rPr>
        <w:t>Nature</w:t>
      </w:r>
      <w:r>
        <w:rPr>
          <w:szCs w:val="24"/>
        </w:rPr>
        <w:t xml:space="preserve"> 394 (6695): 784.</w:t>
      </w:r>
    </w:p>
    <w:p w14:paraId="29BCF7F9" w14:textId="77777777" w:rsidR="002E4E3B" w:rsidRDefault="00CB2701">
      <w:pPr>
        <w:pStyle w:val="Bibliography"/>
      </w:pPr>
      <w:r>
        <w:fldChar w:fldCharType="begin"/>
      </w:r>
      <w:r>
        <w:instrText>ADDIN ZOTERO_BIBL {"uncited":[["http://zotero.org/users/local/wmQP5eUh/items/WU9J2M2M"]],"omitted":[["http://zotero.org/users/local/wmQP5eUh/items/MF95DRJX"],["http://zotero.org/users/local/wmQP5eUh/items/FLV4X4NW"]],"custom":[]} CSL_BIBLIOGRAPHY</w:instrText>
      </w:r>
      <w:r>
        <w:fldChar w:fldCharType="separate"/>
      </w:r>
      <w:bookmarkStart w:id="273" w:name="Bookmark3"/>
      <w:r>
        <w:rPr>
          <w:szCs w:val="24"/>
        </w:rPr>
        <w:t>I</w:t>
      </w:r>
      <w:bookmarkStart w:id="274" w:name="Bookmark31"/>
      <w:r>
        <w:rPr>
          <w:szCs w:val="24"/>
        </w:rPr>
        <w:t>d</w:t>
      </w:r>
      <w:bookmarkStart w:id="275" w:name="Bookmark211"/>
      <w:r>
        <w:rPr>
          <w:szCs w:val="24"/>
        </w:rPr>
        <w:t xml:space="preserve">a Gobbini, M, Ellen Leibenluft, Neil Santiago, and James V Haxby. 2004. “Social and Emotional Attachment in the Neural Representation of Faces.” </w:t>
      </w:r>
      <w:r>
        <w:rPr>
          <w:i/>
          <w:iCs/>
          <w:szCs w:val="24"/>
        </w:rPr>
        <w:t>NeuroImage</w:t>
      </w:r>
      <w:r>
        <w:rPr>
          <w:szCs w:val="24"/>
        </w:rPr>
        <w:t xml:space="preserve"> 22 (4): 1628–35. </w:t>
      </w:r>
      <w:r>
        <w:fldChar w:fldCharType="end"/>
      </w:r>
      <w:bookmarkEnd w:id="273"/>
      <w:bookmarkEnd w:id="274"/>
      <w:bookmarkEnd w:id="275"/>
    </w:p>
    <w:p w14:paraId="5181CCB8" w14:textId="77777777" w:rsidR="002E4E3B" w:rsidRDefault="00CB2701">
      <w:pPr>
        <w:pStyle w:val="Bibliography"/>
        <w:rPr>
          <w:szCs w:val="24"/>
        </w:rPr>
      </w:pPr>
      <w:r>
        <w:rPr>
          <w:szCs w:val="24"/>
        </w:rPr>
        <w:t xml:space="preserve">Karimi-Rouzbahani, Hamid. 2018. “Three-Stage Processing of Category and Variation Information by Entangled Interactive Mechanisms of Peri-Occipital and Peri-Frontal Cortices.” </w:t>
      </w:r>
      <w:r>
        <w:rPr>
          <w:i/>
          <w:iCs/>
          <w:szCs w:val="24"/>
        </w:rPr>
        <w:t>Scientific Reports</w:t>
      </w:r>
      <w:r>
        <w:rPr>
          <w:szCs w:val="24"/>
        </w:rPr>
        <w:t xml:space="preserve"> 8 (1): 12213.</w:t>
      </w:r>
    </w:p>
    <w:p w14:paraId="7B9790B2" w14:textId="77777777" w:rsidR="002E4E3B" w:rsidRDefault="00CB2701">
      <w:pPr>
        <w:pStyle w:val="Bibliography"/>
        <w:rPr>
          <w:szCs w:val="24"/>
        </w:rPr>
      </w:pPr>
      <w:r>
        <w:rPr>
          <w:szCs w:val="24"/>
        </w:rPr>
        <w:t>Karimi-</w:t>
      </w:r>
      <w:proofErr w:type="spellStart"/>
      <w:r>
        <w:rPr>
          <w:szCs w:val="24"/>
        </w:rPr>
        <w:t>Rouzbahani</w:t>
      </w:r>
      <w:proofErr w:type="spellEnd"/>
      <w:r>
        <w:rPr>
          <w:szCs w:val="24"/>
        </w:rPr>
        <w:t xml:space="preserve">, Hamid, Ehsan </w:t>
      </w:r>
      <w:proofErr w:type="spellStart"/>
      <w:r>
        <w:rPr>
          <w:szCs w:val="24"/>
        </w:rPr>
        <w:t>Vahab</w:t>
      </w:r>
      <w:proofErr w:type="spellEnd"/>
      <w:r>
        <w:rPr>
          <w:szCs w:val="24"/>
        </w:rPr>
        <w:t xml:space="preserve">, Reza </w:t>
      </w:r>
      <w:proofErr w:type="spellStart"/>
      <w:r>
        <w:rPr>
          <w:szCs w:val="24"/>
        </w:rPr>
        <w:t>Ebrahimpour</w:t>
      </w:r>
      <w:proofErr w:type="spellEnd"/>
      <w:r>
        <w:rPr>
          <w:szCs w:val="24"/>
        </w:rPr>
        <w:t xml:space="preserve">, and Mohammad Bagher </w:t>
      </w:r>
      <w:proofErr w:type="spellStart"/>
      <w:r>
        <w:rPr>
          <w:szCs w:val="24"/>
        </w:rPr>
        <w:t>Menhaj</w:t>
      </w:r>
      <w:proofErr w:type="spellEnd"/>
      <w:r>
        <w:rPr>
          <w:szCs w:val="24"/>
        </w:rPr>
        <w:t xml:space="preserve">. 2019. “Spatiotemporal Analysis of Category and Target-Related Information Processing in the Brain during Object Detection.” </w:t>
      </w:r>
      <w:proofErr w:type="spellStart"/>
      <w:r>
        <w:rPr>
          <w:i/>
          <w:iCs/>
          <w:szCs w:val="24"/>
        </w:rPr>
        <w:t>Behavioural</w:t>
      </w:r>
      <w:proofErr w:type="spellEnd"/>
      <w:r>
        <w:rPr>
          <w:i/>
          <w:iCs/>
          <w:szCs w:val="24"/>
        </w:rPr>
        <w:t xml:space="preserve"> Brain Research</w:t>
      </w:r>
      <w:r>
        <w:rPr>
          <w:szCs w:val="24"/>
        </w:rPr>
        <w:t xml:space="preserve"> 362: 224–239.</w:t>
      </w:r>
    </w:p>
    <w:p w14:paraId="0097056A" w14:textId="77777777" w:rsidR="002E4E3B" w:rsidRDefault="00CB2701">
      <w:pPr>
        <w:pStyle w:val="Bibliography"/>
        <w:rPr>
          <w:szCs w:val="24"/>
        </w:rPr>
      </w:pPr>
      <w:r>
        <w:rPr>
          <w:szCs w:val="24"/>
        </w:rPr>
        <w:lastRenderedPageBreak/>
        <w:t xml:space="preserve">Kaufmann, Jürgen M., Stefan R. </w:t>
      </w:r>
      <w:proofErr w:type="spellStart"/>
      <w:r>
        <w:rPr>
          <w:szCs w:val="24"/>
        </w:rPr>
        <w:t>Schweinberger</w:t>
      </w:r>
      <w:proofErr w:type="spellEnd"/>
      <w:r>
        <w:rPr>
          <w:szCs w:val="24"/>
        </w:rPr>
        <w:t xml:space="preserve">, and A. Mike Burton. 2009. “N250 ERP Correlates of the Acquisition of Face Representations across Different Images.” </w:t>
      </w:r>
      <w:r>
        <w:rPr>
          <w:i/>
          <w:iCs/>
          <w:szCs w:val="24"/>
        </w:rPr>
        <w:t>Journal of Cognitive Neuroscience</w:t>
      </w:r>
      <w:r>
        <w:rPr>
          <w:szCs w:val="24"/>
        </w:rPr>
        <w:t xml:space="preserve"> 21 (4): 625–641.</w:t>
      </w:r>
    </w:p>
    <w:p w14:paraId="3CB753A7" w14:textId="01B56B05" w:rsidR="002E4E3B" w:rsidRDefault="00CB2701">
      <w:pPr>
        <w:pStyle w:val="Bibliography"/>
        <w:rPr>
          <w:ins w:id="276" w:author="Hamid Karimi-Rouzbahani" w:date="2019-11-01T14:40:00Z"/>
          <w:szCs w:val="24"/>
        </w:rPr>
      </w:pPr>
      <w:r>
        <w:rPr>
          <w:szCs w:val="24"/>
        </w:rPr>
        <w:t xml:space="preserve">Kelly, Simon P., and Redmond G. O’Connell. 2013. “Internal and External Influences on the Rate of Sensory Evidence Accumulation in the Human Brain.” </w:t>
      </w:r>
      <w:r>
        <w:rPr>
          <w:i/>
          <w:iCs/>
          <w:szCs w:val="24"/>
        </w:rPr>
        <w:t>Journal of Neuroscience</w:t>
      </w:r>
      <w:r>
        <w:rPr>
          <w:szCs w:val="24"/>
        </w:rPr>
        <w:t xml:space="preserve"> 33 (50): 19434–19441.</w:t>
      </w:r>
    </w:p>
    <w:p w14:paraId="27D75345" w14:textId="25F74D5C" w:rsidR="003C170E" w:rsidRDefault="003C170E" w:rsidP="00C15443">
      <w:pPr>
        <w:pStyle w:val="Bibliography"/>
        <w:rPr>
          <w:ins w:id="277" w:author="Hamid Karimi-Rouzbahani" w:date="2019-11-01T14:43:00Z"/>
          <w:szCs w:val="24"/>
        </w:rPr>
      </w:pPr>
      <w:proofErr w:type="spellStart"/>
      <w:ins w:id="278" w:author="Hamid Karimi-Rouzbahani" w:date="2019-11-01T14:41:00Z">
        <w:r w:rsidRPr="003C170E">
          <w:rPr>
            <w:szCs w:val="24"/>
          </w:rPr>
          <w:t>Kietzmann</w:t>
        </w:r>
        <w:proofErr w:type="spellEnd"/>
        <w:r w:rsidRPr="003C170E">
          <w:rPr>
            <w:szCs w:val="24"/>
          </w:rPr>
          <w:t xml:space="preserve">, Tim C., Courtney J. </w:t>
        </w:r>
        <w:proofErr w:type="spellStart"/>
        <w:r w:rsidRPr="003C170E">
          <w:rPr>
            <w:szCs w:val="24"/>
          </w:rPr>
          <w:t>Spoerer</w:t>
        </w:r>
        <w:proofErr w:type="spellEnd"/>
        <w:r w:rsidRPr="003C170E">
          <w:rPr>
            <w:szCs w:val="24"/>
          </w:rPr>
          <w:t xml:space="preserve">, Lynn </w:t>
        </w:r>
        <w:proofErr w:type="spellStart"/>
        <w:r w:rsidRPr="003C170E">
          <w:rPr>
            <w:szCs w:val="24"/>
          </w:rPr>
          <w:t>Sörensen</w:t>
        </w:r>
        <w:proofErr w:type="spellEnd"/>
        <w:r w:rsidRPr="003C170E">
          <w:rPr>
            <w:szCs w:val="24"/>
          </w:rPr>
          <w:t xml:space="preserve">, Radoslaw M. </w:t>
        </w:r>
        <w:proofErr w:type="spellStart"/>
        <w:r w:rsidRPr="003C170E">
          <w:rPr>
            <w:szCs w:val="24"/>
          </w:rPr>
          <w:t>Cichy</w:t>
        </w:r>
        <w:proofErr w:type="spellEnd"/>
        <w:r w:rsidRPr="003C170E">
          <w:rPr>
            <w:szCs w:val="24"/>
          </w:rPr>
          <w:t>, Olaf H</w:t>
        </w:r>
        <w:r>
          <w:rPr>
            <w:szCs w:val="24"/>
          </w:rPr>
          <w:t xml:space="preserve">auk, and Nikolaus </w:t>
        </w:r>
        <w:proofErr w:type="spellStart"/>
        <w:r>
          <w:rPr>
            <w:szCs w:val="24"/>
          </w:rPr>
          <w:t>Kriegeskorte</w:t>
        </w:r>
        <w:proofErr w:type="spellEnd"/>
        <w:r>
          <w:rPr>
            <w:szCs w:val="24"/>
            <w:lang w:val="en-US"/>
          </w:rPr>
          <w:t xml:space="preserve">. 2019 </w:t>
        </w:r>
        <w:r w:rsidRPr="003C170E">
          <w:rPr>
            <w:szCs w:val="24"/>
          </w:rPr>
          <w:t>"Recurrence required to capture the dynamic computations of the human ventral visual stream."</w:t>
        </w:r>
      </w:ins>
      <w:ins w:id="279" w:author="Hamid Karimi-Rouzbahani" w:date="2019-11-01T14:40:00Z">
        <w:r>
          <w:rPr>
            <w:szCs w:val="24"/>
          </w:rPr>
          <w:t xml:space="preserve"> </w:t>
        </w:r>
      </w:ins>
      <w:ins w:id="280" w:author="Hamid Karimi-Rouzbahani" w:date="2019-11-01T14:42:00Z">
        <w:r w:rsidRPr="00053979">
          <w:rPr>
            <w:i/>
            <w:iCs/>
            <w:szCs w:val="24"/>
            <w:rPrChange w:id="281" w:author="Hamid Karimi-Rouzbahani" w:date="2019-11-01T14:43:00Z">
              <w:rPr>
                <w:szCs w:val="24"/>
              </w:rPr>
            </w:rPrChange>
          </w:rPr>
          <w:t>Proceedings of the National Academy of Sciences</w:t>
        </w:r>
        <w:r w:rsidRPr="003C170E">
          <w:rPr>
            <w:szCs w:val="24"/>
          </w:rPr>
          <w:t xml:space="preserve"> </w:t>
        </w:r>
      </w:ins>
      <w:ins w:id="282" w:author="Hamid Karimi-Rouzbahani" w:date="2019-11-01T14:43:00Z">
        <w:r>
          <w:rPr>
            <w:szCs w:val="24"/>
          </w:rPr>
          <w:t>116</w:t>
        </w:r>
      </w:ins>
      <w:ins w:id="283" w:author="Hamid Karimi-Rouzbahani" w:date="2019-11-01T14:42:00Z">
        <w:r w:rsidRPr="003C170E">
          <w:rPr>
            <w:szCs w:val="24"/>
          </w:rPr>
          <w:t xml:space="preserve"> (</w:t>
        </w:r>
      </w:ins>
      <w:ins w:id="284" w:author="Hamid Karimi-Rouzbahani" w:date="2019-11-01T14:43:00Z">
        <w:r>
          <w:rPr>
            <w:szCs w:val="24"/>
          </w:rPr>
          <w:t>43</w:t>
        </w:r>
      </w:ins>
      <w:ins w:id="285" w:author="Hamid Karimi-Rouzbahani" w:date="2019-11-01T14:42:00Z">
        <w:r w:rsidRPr="003C170E">
          <w:rPr>
            <w:szCs w:val="24"/>
          </w:rPr>
          <w:t xml:space="preserve">): </w:t>
        </w:r>
      </w:ins>
      <w:ins w:id="286" w:author="Hamid Karimi-Rouzbahani" w:date="2019-11-01T14:43:00Z">
        <w:r>
          <w:rPr>
            <w:szCs w:val="24"/>
          </w:rPr>
          <w:t>E</w:t>
        </w:r>
        <w:r w:rsidRPr="003C170E">
          <w:rPr>
            <w:szCs w:val="24"/>
          </w:rPr>
          <w:t>21854–</w:t>
        </w:r>
        <w:r>
          <w:rPr>
            <w:szCs w:val="24"/>
          </w:rPr>
          <w:t>E</w:t>
        </w:r>
        <w:r w:rsidRPr="003C170E">
          <w:rPr>
            <w:szCs w:val="24"/>
          </w:rPr>
          <w:t>21863</w:t>
        </w:r>
      </w:ins>
    </w:p>
    <w:p w14:paraId="1B5F91C6" w14:textId="6C038602" w:rsidR="00857696" w:rsidRPr="00857696" w:rsidDel="0043341D" w:rsidRDefault="00857696">
      <w:pPr>
        <w:rPr>
          <w:del w:id="287" w:author="Hamid Karimi-Rouzbahani" w:date="2019-11-01T14:43:00Z"/>
          <w:rPrChange w:id="288" w:author="Hamid Karimi-Rouzbahani" w:date="2019-11-01T14:43:00Z">
            <w:rPr>
              <w:del w:id="289" w:author="Hamid Karimi-Rouzbahani" w:date="2019-11-01T14:43:00Z"/>
              <w:szCs w:val="24"/>
            </w:rPr>
          </w:rPrChange>
        </w:rPr>
        <w:pPrChange w:id="290" w:author="Hamid Karimi-Rouzbahani" w:date="2019-11-01T14:43:00Z">
          <w:pPr>
            <w:pStyle w:val="Bibliography"/>
          </w:pPr>
        </w:pPrChange>
      </w:pPr>
    </w:p>
    <w:p w14:paraId="60110496" w14:textId="77777777" w:rsidR="002E4E3B" w:rsidRDefault="00CB2701">
      <w:pPr>
        <w:pStyle w:val="Bibliography"/>
        <w:rPr>
          <w:szCs w:val="24"/>
        </w:rPr>
      </w:pPr>
      <w:r>
        <w:rPr>
          <w:szCs w:val="24"/>
        </w:rPr>
        <w:t xml:space="preserve">Kramer, Robin S. S., Andrew W. Young, and A. Mike Burton. 2018. “Understanding Face Familiarity.” </w:t>
      </w:r>
      <w:r>
        <w:rPr>
          <w:i/>
          <w:iCs/>
          <w:szCs w:val="24"/>
        </w:rPr>
        <w:t>Cognition</w:t>
      </w:r>
      <w:r>
        <w:rPr>
          <w:szCs w:val="24"/>
        </w:rPr>
        <w:t xml:space="preserve"> 172 (March): 46–58. https://doi.org/10.1016/j.cognition.2017.12.005.</w:t>
      </w:r>
    </w:p>
    <w:p w14:paraId="07E9C869" w14:textId="77777777" w:rsidR="002E4E3B" w:rsidRDefault="00CB2701">
      <w:pPr>
        <w:pStyle w:val="Bibliography"/>
        <w:rPr>
          <w:szCs w:val="24"/>
        </w:rPr>
      </w:pPr>
      <w:proofErr w:type="spellStart"/>
      <w:r>
        <w:rPr>
          <w:szCs w:val="24"/>
        </w:rPr>
        <w:t>Lamme</w:t>
      </w:r>
      <w:proofErr w:type="spellEnd"/>
      <w:r>
        <w:rPr>
          <w:szCs w:val="24"/>
        </w:rPr>
        <w:t xml:space="preserve">, Victor AF, and Pieter R. </w:t>
      </w:r>
      <w:proofErr w:type="spellStart"/>
      <w:r>
        <w:rPr>
          <w:szCs w:val="24"/>
        </w:rPr>
        <w:t>Roelfsema</w:t>
      </w:r>
      <w:proofErr w:type="spellEnd"/>
      <w:r>
        <w:rPr>
          <w:szCs w:val="24"/>
        </w:rPr>
        <w:t xml:space="preserve">. 2000. “The Distinct Modes of Vision Offered by Feedforward and Recurrent Processing.” </w:t>
      </w:r>
      <w:r>
        <w:rPr>
          <w:i/>
          <w:iCs/>
          <w:szCs w:val="24"/>
        </w:rPr>
        <w:t>Trends in Neurosciences</w:t>
      </w:r>
      <w:r>
        <w:rPr>
          <w:szCs w:val="24"/>
        </w:rPr>
        <w:t xml:space="preserve"> 23 (11): 571–579.</w:t>
      </w:r>
    </w:p>
    <w:p w14:paraId="2EBA166C" w14:textId="77777777" w:rsidR="002E4E3B" w:rsidRDefault="00CB2701">
      <w:pPr>
        <w:pStyle w:val="Bibliography"/>
        <w:rPr>
          <w:szCs w:val="24"/>
        </w:rPr>
      </w:pPr>
      <w:proofErr w:type="spellStart"/>
      <w:r>
        <w:rPr>
          <w:szCs w:val="24"/>
        </w:rPr>
        <w:t>Landi</w:t>
      </w:r>
      <w:proofErr w:type="spellEnd"/>
      <w:r>
        <w:rPr>
          <w:szCs w:val="24"/>
        </w:rPr>
        <w:t xml:space="preserve">, Sofia M., and </w:t>
      </w:r>
      <w:proofErr w:type="spellStart"/>
      <w:r>
        <w:rPr>
          <w:szCs w:val="24"/>
        </w:rPr>
        <w:t>Winrich</w:t>
      </w:r>
      <w:proofErr w:type="spellEnd"/>
      <w:r>
        <w:rPr>
          <w:szCs w:val="24"/>
        </w:rPr>
        <w:t xml:space="preserve"> A. </w:t>
      </w:r>
      <w:proofErr w:type="spellStart"/>
      <w:r>
        <w:rPr>
          <w:szCs w:val="24"/>
        </w:rPr>
        <w:t>Freiwald</w:t>
      </w:r>
      <w:proofErr w:type="spellEnd"/>
      <w:r>
        <w:rPr>
          <w:szCs w:val="24"/>
        </w:rPr>
        <w:t xml:space="preserve">. 2017. “Two Areas for Familiar Face Recognition in the Primate Brain.” </w:t>
      </w:r>
      <w:r>
        <w:rPr>
          <w:i/>
          <w:iCs/>
          <w:szCs w:val="24"/>
        </w:rPr>
        <w:t>Science</w:t>
      </w:r>
      <w:r>
        <w:rPr>
          <w:szCs w:val="24"/>
        </w:rPr>
        <w:t xml:space="preserve"> 357 (6351): 591–595.</w:t>
      </w:r>
    </w:p>
    <w:p w14:paraId="33FB0281" w14:textId="77777777" w:rsidR="002E4E3B" w:rsidRDefault="00CB2701">
      <w:pPr>
        <w:pStyle w:val="Bibliography"/>
        <w:rPr>
          <w:szCs w:val="24"/>
        </w:rPr>
      </w:pPr>
      <w:proofErr w:type="spellStart"/>
      <w:r>
        <w:rPr>
          <w:szCs w:val="24"/>
        </w:rPr>
        <w:t>Leibenluft</w:t>
      </w:r>
      <w:proofErr w:type="spellEnd"/>
      <w:r>
        <w:rPr>
          <w:szCs w:val="24"/>
        </w:rPr>
        <w:t xml:space="preserve">, Ellen, M. Ida </w:t>
      </w:r>
      <w:proofErr w:type="spellStart"/>
      <w:r>
        <w:rPr>
          <w:szCs w:val="24"/>
        </w:rPr>
        <w:t>Gobbini</w:t>
      </w:r>
      <w:proofErr w:type="spellEnd"/>
      <w:r>
        <w:rPr>
          <w:szCs w:val="24"/>
        </w:rPr>
        <w:t xml:space="preserve">, Tara Harrison, and James V. </w:t>
      </w:r>
      <w:proofErr w:type="spellStart"/>
      <w:r>
        <w:rPr>
          <w:szCs w:val="24"/>
        </w:rPr>
        <w:t>Haxby</w:t>
      </w:r>
      <w:proofErr w:type="spellEnd"/>
      <w:r>
        <w:rPr>
          <w:szCs w:val="24"/>
        </w:rPr>
        <w:t xml:space="preserve">. 2004. “Mothers’ Neural Activation in Response to Pictures of Their Children and Other Children.” </w:t>
      </w:r>
      <w:r>
        <w:rPr>
          <w:i/>
          <w:iCs/>
          <w:szCs w:val="24"/>
        </w:rPr>
        <w:t>Biological Psychiatry</w:t>
      </w:r>
      <w:r>
        <w:rPr>
          <w:szCs w:val="24"/>
        </w:rPr>
        <w:t xml:space="preserve"> 56 (4): 225–232.</w:t>
      </w:r>
    </w:p>
    <w:p w14:paraId="3F9BDD77" w14:textId="5E38DADC" w:rsidR="002E4E3B" w:rsidRDefault="00CB2701">
      <w:pPr>
        <w:pStyle w:val="Bibliography"/>
        <w:rPr>
          <w:ins w:id="291" w:author="Hamid Karimi-Rouzbahani" w:date="2019-11-01T14:44:00Z"/>
          <w:rtl/>
        </w:rPr>
      </w:pPr>
      <w:r>
        <w:fldChar w:fldCharType="begin"/>
      </w:r>
      <w:r>
        <w:instrText>ADDIN ZOTERO_BIBL {"uncited":[["http://zotero.org/users/local/wmQP5eUh/items/BDDRI7ZJ"]],"omitted":[["http://zotero.org/users/local/wmQP5eUh/items/MF95DRJX"],["http://zotero.org/users/local/wmQP5eUh/items/FLV4X4NW"]],"custom":[]} CSL_BIBLIOGRAPHY</w:instrText>
      </w:r>
      <w:r>
        <w:fldChar w:fldCharType="separate"/>
      </w:r>
      <w:r>
        <w:rPr>
          <w:szCs w:val="24"/>
        </w:rPr>
        <w:t>M</w:t>
      </w:r>
      <w:bookmarkStart w:id="292" w:name="Bookmark41"/>
      <w:r>
        <w:rPr>
          <w:szCs w:val="24"/>
        </w:rPr>
        <w:t>o</w:t>
      </w:r>
      <w:bookmarkStart w:id="293" w:name="Bookmark311"/>
      <w:r>
        <w:rPr>
          <w:szCs w:val="24"/>
        </w:rPr>
        <w:t xml:space="preserve">gnon, Andrea, Jorge Jovicich, Lorenzo Bruzzone, and Marco Buiatti. 2011. “ADJUST: An Automatic EEG Artifact Detector Based on the Joint Use of Spatial and Temporal Features: Automatic Spatio-Temporal EEG Artifact Detection.” </w:t>
      </w:r>
      <w:r>
        <w:rPr>
          <w:i/>
          <w:iCs/>
          <w:szCs w:val="24"/>
        </w:rPr>
        <w:t>Psychophysiology</w:t>
      </w:r>
      <w:r>
        <w:rPr>
          <w:szCs w:val="24"/>
        </w:rPr>
        <w:t xml:space="preserve"> 48 (2): 229–40.</w:t>
      </w:r>
      <w:r>
        <w:fldChar w:fldCharType="end"/>
      </w:r>
      <w:bookmarkEnd w:id="292"/>
      <w:bookmarkEnd w:id="293"/>
    </w:p>
    <w:p w14:paraId="4631058F" w14:textId="685E45BF" w:rsidR="0043341D" w:rsidRPr="00BE788C" w:rsidRDefault="0043341D">
      <w:pPr>
        <w:rPr>
          <w:lang w:val="en-US"/>
          <w:rPrChange w:id="294" w:author="Hamid Karimi-Rouzbahani" w:date="2019-11-01T14:45:00Z">
            <w:rPr/>
          </w:rPrChange>
        </w:rPr>
        <w:pPrChange w:id="295" w:author="Hamid Karimi-Rouzbahani" w:date="2019-11-01T14:44:00Z">
          <w:pPr>
            <w:pStyle w:val="Bibliography"/>
          </w:pPr>
        </w:pPrChange>
      </w:pPr>
      <w:proofErr w:type="spellStart"/>
      <w:ins w:id="296" w:author="Hamid Karimi-Rouzbahani" w:date="2019-11-01T14:44:00Z">
        <w:r w:rsidRPr="0043341D">
          <w:lastRenderedPageBreak/>
          <w:t>Mohsenzadeh</w:t>
        </w:r>
        <w:proofErr w:type="spellEnd"/>
        <w:r w:rsidRPr="0043341D">
          <w:t xml:space="preserve">, </w:t>
        </w:r>
        <w:proofErr w:type="spellStart"/>
        <w:r w:rsidRPr="0043341D">
          <w:t>Yalda</w:t>
        </w:r>
        <w:proofErr w:type="spellEnd"/>
        <w:r w:rsidRPr="0043341D">
          <w:t xml:space="preserve">, Sheng Qin, Radoslaw M. </w:t>
        </w:r>
        <w:proofErr w:type="spellStart"/>
        <w:r w:rsidRPr="0043341D">
          <w:t>Cichy</w:t>
        </w:r>
        <w:proofErr w:type="spellEnd"/>
        <w:r w:rsidRPr="0043341D">
          <w:t xml:space="preserve">, and </w:t>
        </w:r>
        <w:proofErr w:type="spellStart"/>
        <w:r w:rsidRPr="0043341D">
          <w:t>Dimitrios</w:t>
        </w:r>
        <w:proofErr w:type="spellEnd"/>
        <w:r w:rsidRPr="0043341D">
          <w:t xml:space="preserve"> </w:t>
        </w:r>
        <w:proofErr w:type="spellStart"/>
        <w:r w:rsidRPr="0043341D">
          <w:t>Pantazis</w:t>
        </w:r>
        <w:proofErr w:type="spellEnd"/>
        <w:r w:rsidRPr="0043341D">
          <w:t xml:space="preserve">. </w:t>
        </w:r>
      </w:ins>
      <w:ins w:id="297" w:author="Hamid Karimi-Rouzbahani" w:date="2019-11-01T14:45:00Z">
        <w:r w:rsidR="00BE788C">
          <w:t xml:space="preserve">2018. </w:t>
        </w:r>
      </w:ins>
      <w:ins w:id="298" w:author="Hamid Karimi-Rouzbahani" w:date="2019-11-01T14:44:00Z">
        <w:r w:rsidRPr="0043341D">
          <w:t xml:space="preserve">"Ultra-Rapid serial visual presentation reveals dynamics of feedforward and feedback processes in the ventral visual pathway." </w:t>
        </w:r>
        <w:proofErr w:type="spellStart"/>
        <w:r w:rsidRPr="0043341D">
          <w:rPr>
            <w:i/>
            <w:iCs/>
            <w:rPrChange w:id="299" w:author="Hamid Karimi-Rouzbahani" w:date="2019-11-01T14:44:00Z">
              <w:rPr/>
            </w:rPrChange>
          </w:rPr>
          <w:t>Elife</w:t>
        </w:r>
        <w:proofErr w:type="spellEnd"/>
        <w:r w:rsidR="00BE788C">
          <w:t xml:space="preserve"> 7</w:t>
        </w:r>
        <w:r w:rsidRPr="0043341D">
          <w:t>: e36329.</w:t>
        </w:r>
      </w:ins>
    </w:p>
    <w:p w14:paraId="598BE676" w14:textId="77777777" w:rsidR="002E4E3B" w:rsidRDefault="00CB2701">
      <w:r>
        <w:rPr>
          <w:szCs w:val="24"/>
        </w:rPr>
        <w:t>“Pelli1997videotoolbox.Pdf.” n.d. Accessed October 1, 2019. http://www.psych.nyu.edu/pelli/pubs/pelli1997videotoolbox.pdf.</w:t>
      </w:r>
    </w:p>
    <w:p w14:paraId="67151A9A" w14:textId="77777777" w:rsidR="002E4E3B" w:rsidRDefault="00CB2701">
      <w:pPr>
        <w:pStyle w:val="Bibliography"/>
        <w:rPr>
          <w:szCs w:val="24"/>
        </w:rPr>
      </w:pPr>
      <w:proofErr w:type="spellStart"/>
      <w:r>
        <w:rPr>
          <w:szCs w:val="24"/>
        </w:rPr>
        <w:t>Philiastides</w:t>
      </w:r>
      <w:proofErr w:type="spellEnd"/>
      <w:r>
        <w:rPr>
          <w:szCs w:val="24"/>
        </w:rPr>
        <w:t xml:space="preserve">, </w:t>
      </w:r>
      <w:proofErr w:type="spellStart"/>
      <w:r>
        <w:rPr>
          <w:szCs w:val="24"/>
        </w:rPr>
        <w:t>Marios</w:t>
      </w:r>
      <w:proofErr w:type="spellEnd"/>
      <w:r>
        <w:rPr>
          <w:szCs w:val="24"/>
        </w:rPr>
        <w:t xml:space="preserve"> G., Roger Ratcliff, and Paul </w:t>
      </w:r>
      <w:proofErr w:type="spellStart"/>
      <w:r>
        <w:rPr>
          <w:szCs w:val="24"/>
        </w:rPr>
        <w:t>Sajda</w:t>
      </w:r>
      <w:proofErr w:type="spellEnd"/>
      <w:r>
        <w:rPr>
          <w:szCs w:val="24"/>
        </w:rPr>
        <w:t xml:space="preserve">. 2006. “Neural Representation of Task Difficulty and Decision Making during Perceptual Categorization: A Timing Diagram.” </w:t>
      </w:r>
      <w:r>
        <w:rPr>
          <w:i/>
          <w:iCs/>
          <w:szCs w:val="24"/>
        </w:rPr>
        <w:t>Journal of Neuroscience</w:t>
      </w:r>
      <w:r>
        <w:rPr>
          <w:szCs w:val="24"/>
        </w:rPr>
        <w:t xml:space="preserve"> 26 (35): 8965–8975.</w:t>
      </w:r>
    </w:p>
    <w:p w14:paraId="2FAA68B4" w14:textId="77777777" w:rsidR="002E4E3B" w:rsidRDefault="00CB2701">
      <w:pPr>
        <w:pStyle w:val="Bibliography"/>
        <w:rPr>
          <w:szCs w:val="24"/>
        </w:rPr>
      </w:pPr>
      <w:proofErr w:type="spellStart"/>
      <w:r>
        <w:rPr>
          <w:szCs w:val="24"/>
        </w:rPr>
        <w:t>Philiastides</w:t>
      </w:r>
      <w:proofErr w:type="spellEnd"/>
      <w:r>
        <w:rPr>
          <w:szCs w:val="24"/>
        </w:rPr>
        <w:t xml:space="preserve">, </w:t>
      </w:r>
      <w:proofErr w:type="spellStart"/>
      <w:r>
        <w:rPr>
          <w:szCs w:val="24"/>
        </w:rPr>
        <w:t>Marios</w:t>
      </w:r>
      <w:proofErr w:type="spellEnd"/>
      <w:r>
        <w:rPr>
          <w:szCs w:val="24"/>
        </w:rPr>
        <w:t xml:space="preserve"> G., and Paul </w:t>
      </w:r>
      <w:proofErr w:type="spellStart"/>
      <w:r>
        <w:rPr>
          <w:szCs w:val="24"/>
        </w:rPr>
        <w:t>Sajda</w:t>
      </w:r>
      <w:proofErr w:type="spellEnd"/>
      <w:r>
        <w:rPr>
          <w:szCs w:val="24"/>
        </w:rPr>
        <w:t xml:space="preserve">. 2005. “Temporal Characterization of the Neural Correlates of Perceptual Decision Making in the Human Brain.” </w:t>
      </w:r>
      <w:r>
        <w:rPr>
          <w:i/>
          <w:iCs/>
          <w:szCs w:val="24"/>
        </w:rPr>
        <w:t>Cerebral Cortex</w:t>
      </w:r>
      <w:r>
        <w:rPr>
          <w:szCs w:val="24"/>
        </w:rPr>
        <w:t xml:space="preserve"> 16 (4): 509–518.</w:t>
      </w:r>
    </w:p>
    <w:p w14:paraId="377F844D" w14:textId="77777777" w:rsidR="002E4E3B" w:rsidRDefault="00CB2701">
      <w:pPr>
        <w:pStyle w:val="Bibliography"/>
        <w:rPr>
          <w:szCs w:val="24"/>
        </w:rPr>
      </w:pPr>
      <w:r>
        <w:rPr>
          <w:szCs w:val="24"/>
        </w:rPr>
        <w:t xml:space="preserve">Ramon, </w:t>
      </w:r>
      <w:proofErr w:type="spellStart"/>
      <w:r>
        <w:rPr>
          <w:szCs w:val="24"/>
        </w:rPr>
        <w:t>Meike</w:t>
      </w:r>
      <w:proofErr w:type="spellEnd"/>
      <w:r>
        <w:rPr>
          <w:szCs w:val="24"/>
        </w:rPr>
        <w:t xml:space="preserve">, and Maria Ida </w:t>
      </w:r>
      <w:proofErr w:type="spellStart"/>
      <w:r>
        <w:rPr>
          <w:szCs w:val="24"/>
        </w:rPr>
        <w:t>Gobbini</w:t>
      </w:r>
      <w:proofErr w:type="spellEnd"/>
      <w:r>
        <w:rPr>
          <w:szCs w:val="24"/>
        </w:rPr>
        <w:t xml:space="preserve">. 2018. “Familiarity Matters: A Review on Prioritized Processing of Personally Familiar Faces.” </w:t>
      </w:r>
      <w:r>
        <w:rPr>
          <w:i/>
          <w:iCs/>
          <w:szCs w:val="24"/>
        </w:rPr>
        <w:t>Visual Cognition</w:t>
      </w:r>
      <w:r>
        <w:rPr>
          <w:szCs w:val="24"/>
        </w:rPr>
        <w:t xml:space="preserve"> 26 (3): 179–195.</w:t>
      </w:r>
    </w:p>
    <w:p w14:paraId="32035FAE" w14:textId="77777777" w:rsidR="002E4E3B" w:rsidRDefault="00CB2701">
      <w:pPr>
        <w:pStyle w:val="Bibliography"/>
        <w:rPr>
          <w:szCs w:val="24"/>
        </w:rPr>
      </w:pPr>
      <w:r>
        <w:rPr>
          <w:szCs w:val="24"/>
        </w:rPr>
        <w:t xml:space="preserve">Ramon, </w:t>
      </w:r>
      <w:proofErr w:type="spellStart"/>
      <w:r>
        <w:rPr>
          <w:szCs w:val="24"/>
        </w:rPr>
        <w:t>Meike</w:t>
      </w:r>
      <w:proofErr w:type="spellEnd"/>
      <w:r>
        <w:rPr>
          <w:szCs w:val="24"/>
        </w:rPr>
        <w:t xml:space="preserve">, Luca </w:t>
      </w:r>
      <w:proofErr w:type="spellStart"/>
      <w:r>
        <w:rPr>
          <w:szCs w:val="24"/>
        </w:rPr>
        <w:t>Vizioli</w:t>
      </w:r>
      <w:proofErr w:type="spellEnd"/>
      <w:r>
        <w:rPr>
          <w:szCs w:val="24"/>
        </w:rPr>
        <w:t xml:space="preserve">, Joan Liu-Shuang, and Bruno </w:t>
      </w:r>
      <w:proofErr w:type="spellStart"/>
      <w:r>
        <w:rPr>
          <w:szCs w:val="24"/>
        </w:rPr>
        <w:t>Rossion</w:t>
      </w:r>
      <w:proofErr w:type="spellEnd"/>
      <w:r>
        <w:rPr>
          <w:szCs w:val="24"/>
        </w:rPr>
        <w:t xml:space="preserve">. 2015. “Neural </w:t>
      </w:r>
      <w:proofErr w:type="spellStart"/>
      <w:r>
        <w:rPr>
          <w:szCs w:val="24"/>
        </w:rPr>
        <w:t>Microgenesis</w:t>
      </w:r>
      <w:proofErr w:type="spellEnd"/>
      <w:r>
        <w:rPr>
          <w:szCs w:val="24"/>
        </w:rPr>
        <w:t xml:space="preserve"> of Personally Familiar Face Recognition.” </w:t>
      </w:r>
      <w:r>
        <w:rPr>
          <w:i/>
          <w:iCs/>
          <w:szCs w:val="24"/>
        </w:rPr>
        <w:t>Proceedings of the National Academy of Sciences</w:t>
      </w:r>
      <w:r>
        <w:rPr>
          <w:szCs w:val="24"/>
        </w:rPr>
        <w:t xml:space="preserve"> 112 (35): E4835–E4844.</w:t>
      </w:r>
    </w:p>
    <w:p w14:paraId="467A6AA8" w14:textId="77777777" w:rsidR="002E4E3B" w:rsidRDefault="00CB2701">
      <w:pPr>
        <w:pStyle w:val="Bibliography"/>
        <w:rPr>
          <w:szCs w:val="24"/>
        </w:rPr>
      </w:pPr>
      <w:proofErr w:type="spellStart"/>
      <w:r>
        <w:rPr>
          <w:szCs w:val="24"/>
        </w:rPr>
        <w:t>Schweinberger</w:t>
      </w:r>
      <w:proofErr w:type="spellEnd"/>
      <w:r>
        <w:rPr>
          <w:szCs w:val="24"/>
        </w:rPr>
        <w:t xml:space="preserve">, Stefan R., Esther C. Pickering, Ines </w:t>
      </w:r>
      <w:proofErr w:type="spellStart"/>
      <w:r>
        <w:rPr>
          <w:szCs w:val="24"/>
        </w:rPr>
        <w:t>Jentzsch</w:t>
      </w:r>
      <w:proofErr w:type="spellEnd"/>
      <w:r>
        <w:rPr>
          <w:szCs w:val="24"/>
        </w:rPr>
        <w:t xml:space="preserve">, A. Mike Burton, and Jürgen M. Kaufmann. 2002. “Event-Related Brain Potential Evidence for a Response of Inferior Temporal Cortex to Familiar Face Repetitions.” </w:t>
      </w:r>
      <w:r>
        <w:rPr>
          <w:i/>
          <w:iCs/>
          <w:szCs w:val="24"/>
        </w:rPr>
        <w:t>Cognitive Brain Research</w:t>
      </w:r>
      <w:r>
        <w:rPr>
          <w:szCs w:val="24"/>
        </w:rPr>
        <w:t xml:space="preserve"> 14 (3): 398–409.</w:t>
      </w:r>
    </w:p>
    <w:p w14:paraId="615A7DB4" w14:textId="77777777" w:rsidR="002E4E3B" w:rsidRDefault="00CB2701">
      <w:pPr>
        <w:pStyle w:val="Bibliography"/>
        <w:rPr>
          <w:szCs w:val="24"/>
        </w:rPr>
      </w:pPr>
      <w:proofErr w:type="spellStart"/>
      <w:r>
        <w:rPr>
          <w:szCs w:val="24"/>
        </w:rPr>
        <w:t>Shadlen</w:t>
      </w:r>
      <w:proofErr w:type="spellEnd"/>
      <w:r>
        <w:rPr>
          <w:szCs w:val="24"/>
        </w:rPr>
        <w:t xml:space="preserve">, Michael N., and William T. Newsome. 2001. “Neural Basis of a Perceptual Decision in the Parietal Cortex (Area LIP) of the Rhesus Monkey.” </w:t>
      </w:r>
      <w:r>
        <w:rPr>
          <w:i/>
          <w:iCs/>
          <w:szCs w:val="24"/>
        </w:rPr>
        <w:t>Journal of Neurophysiology</w:t>
      </w:r>
      <w:r>
        <w:rPr>
          <w:szCs w:val="24"/>
        </w:rPr>
        <w:t xml:space="preserve"> 86 (4): 1916–1936.</w:t>
      </w:r>
    </w:p>
    <w:p w14:paraId="679557F3" w14:textId="77777777" w:rsidR="002E4E3B" w:rsidRDefault="00CB2701">
      <w:pPr>
        <w:pStyle w:val="Bibliography"/>
        <w:rPr>
          <w:szCs w:val="24"/>
        </w:rPr>
      </w:pPr>
      <w:r>
        <w:rPr>
          <w:szCs w:val="24"/>
        </w:rPr>
        <w:t xml:space="preserve">Summerfield, Jennifer J., </w:t>
      </w:r>
      <w:proofErr w:type="spellStart"/>
      <w:r>
        <w:rPr>
          <w:szCs w:val="24"/>
        </w:rPr>
        <w:t>Jöran</w:t>
      </w:r>
      <w:proofErr w:type="spellEnd"/>
      <w:r>
        <w:rPr>
          <w:szCs w:val="24"/>
        </w:rPr>
        <w:t xml:space="preserve"> </w:t>
      </w:r>
      <w:proofErr w:type="spellStart"/>
      <w:r>
        <w:rPr>
          <w:szCs w:val="24"/>
        </w:rPr>
        <w:t>Lepsien</w:t>
      </w:r>
      <w:proofErr w:type="spellEnd"/>
      <w:r>
        <w:rPr>
          <w:szCs w:val="24"/>
        </w:rPr>
        <w:t xml:space="preserve">, Darren R. </w:t>
      </w:r>
      <w:proofErr w:type="spellStart"/>
      <w:r>
        <w:rPr>
          <w:szCs w:val="24"/>
        </w:rPr>
        <w:t>Gitelman</w:t>
      </w:r>
      <w:proofErr w:type="spellEnd"/>
      <w:r>
        <w:rPr>
          <w:szCs w:val="24"/>
        </w:rPr>
        <w:t xml:space="preserve">, M. </w:t>
      </w:r>
      <w:proofErr w:type="spellStart"/>
      <w:r>
        <w:rPr>
          <w:szCs w:val="24"/>
        </w:rPr>
        <w:t>Marsel</w:t>
      </w:r>
      <w:proofErr w:type="spellEnd"/>
      <w:r>
        <w:rPr>
          <w:szCs w:val="24"/>
        </w:rPr>
        <w:t xml:space="preserve"> </w:t>
      </w:r>
      <w:proofErr w:type="spellStart"/>
      <w:r>
        <w:rPr>
          <w:szCs w:val="24"/>
        </w:rPr>
        <w:t>Mesulam</w:t>
      </w:r>
      <w:proofErr w:type="spellEnd"/>
      <w:r>
        <w:rPr>
          <w:szCs w:val="24"/>
        </w:rPr>
        <w:t xml:space="preserve">, and Anna C. </w:t>
      </w:r>
      <w:proofErr w:type="spellStart"/>
      <w:r>
        <w:rPr>
          <w:szCs w:val="24"/>
        </w:rPr>
        <w:t>Nobre</w:t>
      </w:r>
      <w:proofErr w:type="spellEnd"/>
      <w:r>
        <w:rPr>
          <w:szCs w:val="24"/>
        </w:rPr>
        <w:t xml:space="preserve">. 2006. “Orienting Attention Based on Long-Term Memory Experience.” </w:t>
      </w:r>
      <w:r>
        <w:rPr>
          <w:i/>
          <w:iCs/>
          <w:szCs w:val="24"/>
        </w:rPr>
        <w:t>Neuron</w:t>
      </w:r>
      <w:r>
        <w:rPr>
          <w:szCs w:val="24"/>
        </w:rPr>
        <w:t xml:space="preserve"> 49 (6): 905–916.</w:t>
      </w:r>
    </w:p>
    <w:p w14:paraId="675C0541" w14:textId="77777777" w:rsidR="002E4E3B" w:rsidRDefault="00CB2701">
      <w:pPr>
        <w:pStyle w:val="Bibliography"/>
      </w:pPr>
      <w:r>
        <w:lastRenderedPageBreak/>
        <w:fldChar w:fldCharType="begin"/>
      </w:r>
      <w:r>
        <w:instrText>ADDIN ZOTERO_BIBL {"uncited":[["http://zotero.org/users/local/wmQP5eUh/items/4FMJP2FL"]],"omitted":[["http://zotero.org/users/local/wmQP5eUh/items/MF95DRJX"],["http://zotero.org/users/local/wmQP5eUh/items/FLV4X4NW"]],"custom":[]} CSL_BIBLIOGRAPHY</w:instrText>
      </w:r>
      <w:r>
        <w:fldChar w:fldCharType="separate"/>
      </w:r>
      <w:r>
        <w:rPr>
          <w:szCs w:val="24"/>
        </w:rPr>
        <w:t>T</w:t>
      </w:r>
      <w:bookmarkStart w:id="300" w:name="Bookmark51"/>
      <w:r>
        <w:rPr>
          <w:szCs w:val="24"/>
        </w:rPr>
        <w:t>a</w:t>
      </w:r>
      <w:bookmarkStart w:id="301" w:name="Bookmark411"/>
      <w:r>
        <w:rPr>
          <w:szCs w:val="24"/>
        </w:rPr>
        <w:t xml:space="preserve">ylor, Margot J., Marie Arsalidou, Sarah J. Bayless, Drew Morris, Jennifer W. Evans, and Emmanuel J. Barbeau. 2009. “Neural Correlates of Personally Familiar Faces: Parents, Partner and Own Faces.” </w:t>
      </w:r>
      <w:r>
        <w:rPr>
          <w:i/>
          <w:iCs/>
          <w:szCs w:val="24"/>
        </w:rPr>
        <w:t>Human Brain Mapping</w:t>
      </w:r>
      <w:r>
        <w:rPr>
          <w:szCs w:val="24"/>
        </w:rPr>
        <w:t xml:space="preserve"> 30 (7): 2008–20. </w:t>
      </w:r>
      <w:r>
        <w:fldChar w:fldCharType="end"/>
      </w:r>
      <w:bookmarkEnd w:id="300"/>
      <w:bookmarkEnd w:id="301"/>
    </w:p>
    <w:p w14:paraId="504271BE" w14:textId="77777777" w:rsidR="002E4E3B" w:rsidRDefault="00CB2701">
      <w:pPr>
        <w:pStyle w:val="Bibliography"/>
        <w:rPr>
          <w:szCs w:val="24"/>
        </w:rPr>
      </w:pPr>
      <w:r>
        <w:rPr>
          <w:szCs w:val="24"/>
        </w:rPr>
        <w:t xml:space="preserve">Visconti, M. di </w:t>
      </w:r>
      <w:proofErr w:type="spellStart"/>
      <w:r>
        <w:rPr>
          <w:szCs w:val="24"/>
        </w:rPr>
        <w:t>Oleggio</w:t>
      </w:r>
      <w:proofErr w:type="spellEnd"/>
      <w:r>
        <w:rPr>
          <w:szCs w:val="24"/>
        </w:rPr>
        <w:t xml:space="preserve"> Castello, and M. Ida </w:t>
      </w:r>
      <w:proofErr w:type="spellStart"/>
      <w:r>
        <w:rPr>
          <w:szCs w:val="24"/>
        </w:rPr>
        <w:t>Gobbini</w:t>
      </w:r>
      <w:proofErr w:type="spellEnd"/>
      <w:r>
        <w:rPr>
          <w:szCs w:val="24"/>
        </w:rPr>
        <w:t xml:space="preserve">. 2015. “Familiar Face Detection in 180 Ms.” </w:t>
      </w:r>
      <w:proofErr w:type="spellStart"/>
      <w:r>
        <w:rPr>
          <w:i/>
          <w:iCs/>
          <w:szCs w:val="24"/>
        </w:rPr>
        <w:t>PloS</w:t>
      </w:r>
      <w:proofErr w:type="spellEnd"/>
      <w:r>
        <w:rPr>
          <w:i/>
          <w:iCs/>
          <w:szCs w:val="24"/>
        </w:rPr>
        <w:t xml:space="preserve"> One</w:t>
      </w:r>
      <w:r>
        <w:rPr>
          <w:szCs w:val="24"/>
        </w:rPr>
        <w:t xml:space="preserve"> 10 (8): e0136548–e0136548.</w:t>
      </w:r>
    </w:p>
    <w:p w14:paraId="20126BC7" w14:textId="77777777" w:rsidR="002E4E3B" w:rsidRDefault="00CB2701">
      <w:pPr>
        <w:pStyle w:val="Bibliography"/>
        <w:rPr>
          <w:szCs w:val="24"/>
        </w:rPr>
      </w:pPr>
      <w:proofErr w:type="spellStart"/>
      <w:r>
        <w:rPr>
          <w:szCs w:val="24"/>
        </w:rPr>
        <w:t>Woolgar</w:t>
      </w:r>
      <w:proofErr w:type="spellEnd"/>
      <w:r>
        <w:rPr>
          <w:szCs w:val="24"/>
        </w:rPr>
        <w:t xml:space="preserve">, Alexandra, Afshar, Soheil, Williams, Mark A., and </w:t>
      </w:r>
      <w:proofErr w:type="spellStart"/>
      <w:r>
        <w:rPr>
          <w:szCs w:val="24"/>
        </w:rPr>
        <w:t>Anina</w:t>
      </w:r>
      <w:proofErr w:type="spellEnd"/>
      <w:r>
        <w:rPr>
          <w:szCs w:val="24"/>
        </w:rPr>
        <w:t xml:space="preserve"> N. Rich. 2015. “Flexible coding of task rules in frontoparietal cortex: an adaptive system for flexible cognitive control.” </w:t>
      </w:r>
      <w:r>
        <w:rPr>
          <w:i/>
          <w:iCs/>
          <w:szCs w:val="24"/>
        </w:rPr>
        <w:t>Journal of Cognitive Neuroscience</w:t>
      </w:r>
      <w:r>
        <w:rPr>
          <w:szCs w:val="24"/>
        </w:rPr>
        <w:t xml:space="preserve"> 27 (10): 1895-1911.</w:t>
      </w:r>
    </w:p>
    <w:p w14:paraId="7DBD7E64" w14:textId="77777777" w:rsidR="002E4E3B" w:rsidRDefault="00CB2701">
      <w:r>
        <w:rPr>
          <w:szCs w:val="24"/>
        </w:rPr>
        <w:t xml:space="preserve">Young, Andrew W., and A. Mike Burton. 2018. “Are We Face Experts?” </w:t>
      </w:r>
      <w:r>
        <w:rPr>
          <w:i/>
          <w:iCs/>
          <w:szCs w:val="24"/>
        </w:rPr>
        <w:t>Trends in Cognitive Sciences</w:t>
      </w:r>
      <w:r>
        <w:rPr>
          <w:szCs w:val="24"/>
        </w:rPr>
        <w:t xml:space="preserve"> 22 (2): 100–110.</w:t>
      </w:r>
    </w:p>
    <w:sectPr w:rsidR="002E4E3B">
      <w:pgSz w:w="12240" w:h="15840"/>
      <w:pgMar w:top="1440" w:right="1440" w:bottom="1440" w:left="1440" w:header="0" w:footer="0" w:gutter="0"/>
      <w:pgNumType w:start="1"/>
      <w:cols w:space="720"/>
      <w:formProt w:val="0"/>
      <w:docGrid w:linePitch="10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5" w:author="Alexandra Woolgar" w:date="2019-10-14T10:37:00Z" w:initials="AW">
    <w:p w14:paraId="65694ED7" w14:textId="77777777" w:rsidR="009F4636" w:rsidRDefault="009F4636">
      <w:r>
        <w:rPr>
          <w:rFonts w:ascii="Liberation Serif" w:eastAsia="DejaVu Sans" w:hAnsi="Liberation Serif" w:cs="DejaVu Sans"/>
          <w:color w:val="auto"/>
          <w:szCs w:val="24"/>
          <w:lang w:val="en-US" w:eastAsia="en-US" w:bidi="en-US"/>
        </w:rPr>
        <w:t xml:space="preserve">It may be better to say what the result about this is (or, if it is unresolved, say that) and then to say that you build on the extant literature in 3 ways – rather than citing problems with previous literature directly. </w:t>
      </w:r>
    </w:p>
  </w:comment>
  <w:comment w:id="16" w:author="Yasamin" w:date="2019-10-21T10:23:00Z" w:initials="y">
    <w:p w14:paraId="06854638" w14:textId="43590180" w:rsidR="009F4636" w:rsidRDefault="009F4636">
      <w:pPr>
        <w:pStyle w:val="CommentText"/>
      </w:pPr>
      <w:r>
        <w:rPr>
          <w:rStyle w:val="CommentReference"/>
        </w:rPr>
        <w:annotationRef/>
      </w:r>
      <w:proofErr w:type="spellStart"/>
      <w:r>
        <w:t>MGh</w:t>
      </w:r>
      <w:proofErr w:type="spellEnd"/>
      <w:r>
        <w:t xml:space="preserve">: </w:t>
      </w:r>
    </w:p>
    <w:p w14:paraId="489B7287" w14:textId="54982779" w:rsidR="009F4636" w:rsidRDefault="009F4636">
      <w:pPr>
        <w:pStyle w:val="CommentText"/>
      </w:pPr>
      <w:proofErr w:type="spellStart"/>
      <w:r>
        <w:t>Kinda</w:t>
      </w:r>
      <w:proofErr w:type="spellEnd"/>
      <w:r>
        <w:t xml:space="preserve"> agree, we can say that Although these studies found that ….. face familiarity enhances feedforward face processing while it can </w:t>
      </w:r>
      <w:proofErr w:type="gramStart"/>
      <w:r>
        <w:t>involves</w:t>
      </w:r>
      <w:proofErr w:type="gramEnd"/>
      <w:r>
        <w:t xml:space="preserve"> a specialized neural network …., they were </w:t>
      </w:r>
      <w:proofErr w:type="spellStart"/>
      <w:r>
        <w:t>limitted</w:t>
      </w:r>
      <w:proofErr w:type="spellEnd"/>
      <w:r>
        <w:t xml:space="preserve"> ….</w:t>
      </w:r>
    </w:p>
  </w:comment>
  <w:comment w:id="17" w:author="Masoud Ghodrati" w:date="2019-11-11T14:39:00Z" w:initials="MG">
    <w:p w14:paraId="3DB246C9" w14:textId="63FC3AC1" w:rsidR="00246931" w:rsidRDefault="00246931">
      <w:pPr>
        <w:pStyle w:val="CommentText"/>
      </w:pPr>
      <w:r>
        <w:rPr>
          <w:rStyle w:val="CommentReference"/>
        </w:rPr>
        <w:annotationRef/>
      </w:r>
      <w:r>
        <w:t>I leave this comment for you Hamid as we decided. We need to say couple of sentences about their findings.</w:t>
      </w:r>
    </w:p>
  </w:comment>
  <w:comment w:id="25" w:author="Alexandra Woolgar" w:date="2019-10-14T11:12:00Z" w:initials="AW">
    <w:p w14:paraId="3A92E230" w14:textId="77777777" w:rsidR="009F4636" w:rsidRDefault="009F4636">
      <w:r>
        <w:rPr>
          <w:rFonts w:ascii="Liberation Serif" w:eastAsia="DejaVu Sans" w:hAnsi="Liberation Serif" w:cs="DejaVu Sans"/>
          <w:color w:val="auto"/>
          <w:szCs w:val="24"/>
          <w:lang w:val="en-US" w:eastAsia="en-US" w:bidi="en-US"/>
        </w:rPr>
        <w:t xml:space="preserve">Unless this was a planned comparison, you should present the overall ANOVA first, and only break it down where you have interactions. </w:t>
      </w:r>
    </w:p>
  </w:comment>
  <w:comment w:id="26" w:author="Alexandra Woolgar" w:date="2019-10-14T11:14:00Z" w:initials="AW">
    <w:p w14:paraId="2FFC19D0" w14:textId="77777777" w:rsidR="009F4636" w:rsidRDefault="009F4636">
      <w:r>
        <w:rPr>
          <w:rFonts w:ascii="Liberation Serif" w:eastAsia="DejaVu Sans" w:hAnsi="Liberation Serif" w:cs="DejaVu Sans"/>
          <w:color w:val="auto"/>
          <w:szCs w:val="24"/>
          <w:lang w:val="en-US" w:eastAsia="en-US" w:bidi="en-US"/>
        </w:rPr>
        <w:t xml:space="preserve">This section is a little messy – think it would help to start by </w:t>
      </w:r>
      <w:proofErr w:type="spellStart"/>
      <w:r>
        <w:rPr>
          <w:rFonts w:ascii="Liberation Serif" w:eastAsia="DejaVu Sans" w:hAnsi="Liberation Serif" w:cs="DejaVu Sans"/>
          <w:color w:val="auto"/>
          <w:szCs w:val="24"/>
          <w:lang w:val="en-US" w:eastAsia="en-US" w:bidi="en-US"/>
        </w:rPr>
        <w:t>expalining</w:t>
      </w:r>
      <w:proofErr w:type="spellEnd"/>
      <w:r>
        <w:rPr>
          <w:rFonts w:ascii="Liberation Serif" w:eastAsia="DejaVu Sans" w:hAnsi="Liberation Serif" w:cs="DejaVu Sans"/>
          <w:color w:val="auto"/>
          <w:szCs w:val="24"/>
          <w:lang w:val="en-US" w:eastAsia="en-US" w:bidi="en-US"/>
        </w:rPr>
        <w:t xml:space="preserve"> how the data were </w:t>
      </w:r>
      <w:proofErr w:type="spellStart"/>
      <w:r>
        <w:rPr>
          <w:rFonts w:ascii="Liberation Serif" w:eastAsia="DejaVu Sans" w:hAnsi="Liberation Serif" w:cs="DejaVu Sans"/>
          <w:color w:val="auto"/>
          <w:szCs w:val="24"/>
          <w:lang w:val="en-US" w:eastAsia="en-US" w:bidi="en-US"/>
        </w:rPr>
        <w:t>analysed</w:t>
      </w:r>
      <w:proofErr w:type="spellEnd"/>
      <w:r>
        <w:rPr>
          <w:rFonts w:ascii="Liberation Serif" w:eastAsia="DejaVu Sans" w:hAnsi="Liberation Serif" w:cs="DejaVu Sans"/>
          <w:color w:val="auto"/>
          <w:szCs w:val="24"/>
          <w:lang w:val="en-US" w:eastAsia="en-US" w:bidi="en-US"/>
        </w:rPr>
        <w:t xml:space="preserve"> – i.e., what ANOVA, which factors, and then break down MEs and interactions as needed. </w:t>
      </w:r>
    </w:p>
  </w:comment>
  <w:comment w:id="27" w:author="Alexandra Woolgar" w:date="2019-10-14T11:17:00Z" w:initials="AW">
    <w:p w14:paraId="75771A40" w14:textId="77777777" w:rsidR="009F4636" w:rsidRDefault="009F4636">
      <w:r>
        <w:rPr>
          <w:rFonts w:ascii="Liberation Serif" w:eastAsia="DejaVu Sans" w:hAnsi="Liberation Serif" w:cs="DejaVu Sans"/>
          <w:color w:val="auto"/>
          <w:szCs w:val="24"/>
          <w:lang w:val="en-US" w:eastAsia="en-US" w:bidi="en-US"/>
        </w:rPr>
        <w:t>Which term in the ANOVA is this referring to?</w:t>
      </w:r>
    </w:p>
  </w:comment>
  <w:comment w:id="28" w:author="Alexandra Woolgar" w:date="2019-10-14T11:18:00Z" w:initials="AW">
    <w:p w14:paraId="7536F358" w14:textId="77777777" w:rsidR="009F4636" w:rsidRDefault="009F4636">
      <w:r>
        <w:rPr>
          <w:rFonts w:ascii="Liberation Serif" w:eastAsia="DejaVu Sans" w:hAnsi="Liberation Serif" w:cs="DejaVu Sans"/>
          <w:color w:val="auto"/>
          <w:szCs w:val="24"/>
          <w:lang w:val="en-US" w:eastAsia="en-US" w:bidi="en-US"/>
        </w:rPr>
        <w:t>Give post-hoc stats to back this up (looks from chart like it’s mainly driven by a difference between famous and the other two – if there are real differences between all 3 levels, report them too.</w:t>
      </w:r>
    </w:p>
  </w:comment>
  <w:comment w:id="29" w:author="Alexandra Woolgar" w:date="2019-10-14T11:20:00Z" w:initials="AW">
    <w:p w14:paraId="58227EF6" w14:textId="77777777" w:rsidR="009F4636" w:rsidRDefault="009F4636">
      <w:r>
        <w:rPr>
          <w:rFonts w:ascii="Liberation Serif" w:eastAsia="DejaVu Sans" w:hAnsi="Liberation Serif" w:cs="DejaVu Sans"/>
          <w:color w:val="auto"/>
          <w:szCs w:val="24"/>
          <w:lang w:val="en-US" w:eastAsia="en-US" w:bidi="en-US"/>
        </w:rPr>
        <w:t>Give post-hoc states here too</w:t>
      </w:r>
    </w:p>
  </w:comment>
  <w:comment w:id="30" w:author="Alexandra Woolgar" w:date="2019-10-14T11:32:00Z" w:initials="AW">
    <w:p w14:paraId="69A9F2B6" w14:textId="77777777" w:rsidR="009F4636" w:rsidRDefault="009F4636">
      <w:r>
        <w:rPr>
          <w:rFonts w:ascii="Liberation Serif" w:eastAsia="DejaVu Sans" w:hAnsi="Liberation Serif" w:cs="DejaVu Sans"/>
          <w:color w:val="auto"/>
          <w:szCs w:val="24"/>
          <w:lang w:val="en-US" w:eastAsia="en-US" w:bidi="en-US"/>
        </w:rPr>
        <w:t xml:space="preserve">I don’t follow the logic of this. Usually </w:t>
      </w:r>
      <w:proofErr w:type="spellStart"/>
      <w:r>
        <w:rPr>
          <w:rFonts w:ascii="Liberation Serif" w:eastAsia="DejaVu Sans" w:hAnsi="Liberation Serif" w:cs="DejaVu Sans"/>
          <w:color w:val="auto"/>
          <w:szCs w:val="24"/>
          <w:lang w:val="en-US" w:eastAsia="en-US" w:bidi="en-US"/>
        </w:rPr>
        <w:t>ev</w:t>
      </w:r>
      <w:proofErr w:type="spellEnd"/>
      <w:r>
        <w:rPr>
          <w:rFonts w:ascii="Liberation Serif" w:eastAsia="DejaVu Sans" w:hAnsi="Liberation Serif" w:cs="DejaVu Sans"/>
          <w:color w:val="auto"/>
          <w:szCs w:val="24"/>
          <w:lang w:val="en-US" w:eastAsia="en-US" w:bidi="en-US"/>
        </w:rPr>
        <w:t xml:space="preserve"> acc. is about coherence levels. </w:t>
      </w:r>
    </w:p>
  </w:comment>
  <w:comment w:id="31" w:author="Yasamin" w:date="2019-10-21T11:03:00Z" w:initials="y">
    <w:p w14:paraId="1F639C41" w14:textId="2C0354C8" w:rsidR="009F4636" w:rsidRDefault="009F4636" w:rsidP="00060708">
      <w:pPr>
        <w:pStyle w:val="CommentText"/>
      </w:pPr>
      <w:r>
        <w:rPr>
          <w:rStyle w:val="CommentReference"/>
        </w:rPr>
        <w:annotationRef/>
      </w:r>
      <w:proofErr w:type="spellStart"/>
      <w:r>
        <w:t>MGh</w:t>
      </w:r>
      <w:proofErr w:type="spellEnd"/>
      <w:r>
        <w:t xml:space="preserve">: I think the confusion comes from the fact that we say evidence can be accumulated for both noise and familiarity, I think we might need to stick to one or make things clear whiner we talk about such things </w:t>
      </w:r>
    </w:p>
  </w:comment>
  <w:comment w:id="32" w:author="Hamid Karimi-Rouzbahani" w:date="2019-11-01T16:20:00Z" w:initials="HK">
    <w:p w14:paraId="761AB5B9" w14:textId="186E09ED" w:rsidR="00926BC6" w:rsidRDefault="00926BC6">
      <w:pPr>
        <w:pStyle w:val="CommentText"/>
      </w:pPr>
      <w:r>
        <w:rPr>
          <w:rStyle w:val="CommentReference"/>
        </w:rPr>
        <w:annotationRef/>
      </w:r>
      <w:r>
        <w:t>I modified it. See what you think?</w:t>
      </w:r>
    </w:p>
  </w:comment>
  <w:comment w:id="54" w:author="Alexandra Woolgar" w:date="2019-10-14T11:48:00Z" w:initials="AW">
    <w:p w14:paraId="2CA61C9C" w14:textId="77777777" w:rsidR="009F4636" w:rsidRDefault="009F4636">
      <w:r>
        <w:rPr>
          <w:rFonts w:ascii="Liberation Serif" w:eastAsia="DejaVu Sans" w:hAnsi="Liberation Serif" w:cs="DejaVu Sans"/>
          <w:color w:val="auto"/>
          <w:szCs w:val="24"/>
          <w:lang w:val="en-US" w:eastAsia="en-US" w:bidi="en-US"/>
        </w:rPr>
        <w:t>I think it’s worth thinking a little more carefully around interpretation here. Do you want to use this as a way to rule out perceptual differences in familiar vs. unfamiliar faces? Or argue that they have not derived familiarity from the faces yet at these timepoints?</w:t>
      </w:r>
    </w:p>
  </w:comment>
  <w:comment w:id="55" w:author="Yasamin" w:date="2019-10-21T11:44:00Z" w:initials="y">
    <w:p w14:paraId="15CA6601" w14:textId="04EA9681" w:rsidR="009F4636" w:rsidRDefault="009F4636">
      <w:pPr>
        <w:pStyle w:val="CommentText"/>
      </w:pPr>
      <w:r>
        <w:rPr>
          <w:rStyle w:val="CommentReference"/>
        </w:rPr>
        <w:annotationRef/>
      </w:r>
      <w:proofErr w:type="spellStart"/>
      <w:r>
        <w:t>MGh</w:t>
      </w:r>
      <w:proofErr w:type="spellEnd"/>
      <w:r>
        <w:t xml:space="preserve">: I think the latter is the case here. And I think it’s clear from the </w:t>
      </w:r>
      <w:proofErr w:type="spellStart"/>
      <w:r>
        <w:t>setncence</w:t>
      </w:r>
      <w:proofErr w:type="spellEnd"/>
    </w:p>
  </w:comment>
  <w:comment w:id="56" w:author="Alexandra Woolgar" w:date="2019-10-14T11:47:00Z" w:initials="AW">
    <w:p w14:paraId="6809DA4B" w14:textId="77777777" w:rsidR="009F4636" w:rsidRDefault="009F4636">
      <w:r>
        <w:rPr>
          <w:rFonts w:ascii="Liberation Serif" w:eastAsia="DejaVu Sans" w:hAnsi="Liberation Serif" w:cs="DejaVu Sans"/>
          <w:color w:val="auto"/>
          <w:szCs w:val="24"/>
          <w:lang w:val="en-US" w:eastAsia="en-US" w:bidi="en-US"/>
        </w:rPr>
        <w:t>Give more information to help reader interpret the difference – visual processing could be anything</w:t>
      </w:r>
    </w:p>
  </w:comment>
  <w:comment w:id="57" w:author="Yasamin" w:date="2019-10-21T11:46:00Z" w:initials="y">
    <w:p w14:paraId="3FD66ED8" w14:textId="4BD9B2A1" w:rsidR="009F4636" w:rsidRDefault="009F4636">
      <w:pPr>
        <w:pStyle w:val="CommentText"/>
      </w:pPr>
      <w:r>
        <w:rPr>
          <w:rStyle w:val="CommentReference"/>
        </w:rPr>
        <w:annotationRef/>
      </w:r>
      <w:proofErr w:type="spellStart"/>
      <w:r>
        <w:t>MGh</w:t>
      </w:r>
      <w:proofErr w:type="spellEnd"/>
      <w:r>
        <w:t>: I added those pieces to make it clearer.</w:t>
      </w:r>
    </w:p>
  </w:comment>
  <w:comment w:id="80" w:author="Alexandra Woolgar" w:date="2019-10-14T13:38:00Z" w:initials="AW">
    <w:p w14:paraId="06DF98F3" w14:textId="77777777" w:rsidR="009F4636" w:rsidRDefault="009F4636">
      <w:r>
        <w:rPr>
          <w:rFonts w:ascii="Liberation Serif" w:eastAsia="DejaVu Sans" w:hAnsi="Liberation Serif" w:cs="DejaVu Sans"/>
          <w:color w:val="auto"/>
          <w:szCs w:val="24"/>
          <w:lang w:val="en-US" w:eastAsia="en-US" w:bidi="en-US"/>
        </w:rPr>
        <w:t xml:space="preserve">Is this the right way to think about it – isn’t </w:t>
      </w:r>
      <w:proofErr w:type="gramStart"/>
      <w:r>
        <w:rPr>
          <w:rFonts w:ascii="Liberation Serif" w:eastAsia="DejaVu Sans" w:hAnsi="Liberation Serif" w:cs="DejaVu Sans"/>
          <w:color w:val="auto"/>
          <w:szCs w:val="24"/>
          <w:lang w:val="en-US" w:eastAsia="en-US" w:bidi="en-US"/>
        </w:rPr>
        <w:t>it</w:t>
      </w:r>
      <w:proofErr w:type="gramEnd"/>
      <w:r>
        <w:rPr>
          <w:rFonts w:ascii="Liberation Serif" w:eastAsia="DejaVu Sans" w:hAnsi="Liberation Serif" w:cs="DejaVu Sans"/>
          <w:color w:val="auto"/>
          <w:szCs w:val="24"/>
          <w:lang w:val="en-US" w:eastAsia="en-US" w:bidi="en-US"/>
        </w:rPr>
        <w:t xml:space="preserve"> different information that is flowing in each of these models (rather than same information for different categories)?</w:t>
      </w:r>
    </w:p>
  </w:comment>
  <w:comment w:id="81" w:author="Yasamin" w:date="2019-10-21T12:38:00Z" w:initials="y">
    <w:p w14:paraId="02EEB515" w14:textId="77777777" w:rsidR="009F4636" w:rsidRDefault="009F4636" w:rsidP="00BC5EDA">
      <w:pPr>
        <w:pStyle w:val="CommentText"/>
      </w:pPr>
      <w:r>
        <w:rPr>
          <w:rStyle w:val="CommentReference"/>
        </w:rPr>
        <w:annotationRef/>
      </w:r>
      <w:r>
        <w:rPr>
          <w:rStyle w:val="CommentReference"/>
        </w:rPr>
        <w:annotationRef/>
      </w:r>
      <w:proofErr w:type="spellStart"/>
      <w:r>
        <w:t>MGh</w:t>
      </w:r>
      <w:proofErr w:type="spellEnd"/>
      <w:r>
        <w:t>: yeah, I’m confused too. What do we mean by reducing the influence of task?</w:t>
      </w:r>
    </w:p>
    <w:p w14:paraId="1AA5AB7E" w14:textId="77777777" w:rsidR="009F4636" w:rsidRDefault="009F4636" w:rsidP="00BC5EDA">
      <w:pPr>
        <w:pStyle w:val="CommentText"/>
      </w:pPr>
      <w:r>
        <w:t>We can change the next piece to “is the flow of information also depends on categories with different levels of face familiarity”</w:t>
      </w:r>
    </w:p>
    <w:p w14:paraId="4E33CA51" w14:textId="33E568B5" w:rsidR="009F4636" w:rsidRDefault="009F4636">
      <w:pPr>
        <w:pStyle w:val="CommentText"/>
      </w:pPr>
    </w:p>
  </w:comment>
  <w:comment w:id="83" w:author="Alexandra Woolgar" w:date="2019-10-14T14:57:00Z" w:initials="AW">
    <w:p w14:paraId="4AFB43EB" w14:textId="77777777" w:rsidR="009F4636" w:rsidRDefault="009F4636">
      <w:r>
        <w:rPr>
          <w:rFonts w:ascii="Liberation Serif" w:eastAsia="DejaVu Sans" w:hAnsi="Liberation Serif" w:cs="DejaVu Sans"/>
          <w:color w:val="auto"/>
          <w:szCs w:val="24"/>
          <w:lang w:val="en-US" w:eastAsia="en-US" w:bidi="en-US"/>
        </w:rPr>
        <w:t xml:space="preserve">I think a reviewer would ask you for FF and FB plots separately – no difference is not the same as saying neither direction is significant. Since your new analysis is so nice in being able to give you that extra information, I’d be tempted to include that – maybe even in preference to showing the </w:t>
      </w:r>
      <w:r>
        <w:rPr>
          <w:rFonts w:ascii="Liberation Serif" w:eastAsia="DejaVu Sans" w:hAnsi="Liberation Serif" w:cs="DejaVu Sans"/>
          <w:i/>
          <w:color w:val="auto"/>
          <w:szCs w:val="24"/>
          <w:lang w:val="en-US" w:eastAsia="en-US" w:bidi="en-US"/>
        </w:rPr>
        <w:t>difference between</w:t>
      </w:r>
      <w:r>
        <w:rPr>
          <w:rFonts w:ascii="Liberation Serif" w:eastAsia="DejaVu Sans" w:hAnsi="Liberation Serif" w:cs="DejaVu Sans"/>
          <w:color w:val="auto"/>
          <w:szCs w:val="24"/>
          <w:lang w:val="en-US" w:eastAsia="en-US" w:bidi="en-US"/>
        </w:rPr>
        <w:t xml:space="preserve"> FF and FB which is harder to interpret?</w:t>
      </w:r>
    </w:p>
  </w:comment>
  <w:comment w:id="84" w:author="Yasamin" w:date="2019-10-21T12:42:00Z" w:initials="y">
    <w:p w14:paraId="774DFF49" w14:textId="4DF1F0C3" w:rsidR="009F4636" w:rsidRDefault="009F4636">
      <w:pPr>
        <w:pStyle w:val="CommentText"/>
      </w:pPr>
      <w:r>
        <w:rPr>
          <w:rStyle w:val="CommentReference"/>
        </w:rPr>
        <w:annotationRef/>
      </w:r>
      <w:r>
        <w:t>MGH: I think I’m missing something here. Don’t get what Ales means. Figure 6 shows FF and FB direction, so, should have this information.</w:t>
      </w:r>
    </w:p>
  </w:comment>
  <w:comment w:id="85" w:author="Hamid Karimi-Rouzbahani" w:date="2019-11-01T16:32:00Z" w:initials="HK">
    <w:p w14:paraId="5A5FC54B" w14:textId="1F851A29" w:rsidR="00C14608" w:rsidRDefault="00C14608" w:rsidP="00C14608">
      <w:pPr>
        <w:pStyle w:val="CommentText"/>
      </w:pPr>
      <w:r>
        <w:t>What we have now is the difference in FF-FB. Alex thinks either of them can be significant but not when reporting the difference.</w:t>
      </w:r>
    </w:p>
    <w:p w14:paraId="44F2CD3A" w14:textId="7C656F0C" w:rsidR="00C14608" w:rsidRDefault="00C14608">
      <w:pPr>
        <w:pStyle w:val="CommentText"/>
      </w:pPr>
      <w:r>
        <w:rPr>
          <w:rStyle w:val="CommentReference"/>
        </w:rPr>
        <w:annotationRef/>
      </w:r>
      <w:r>
        <w:t>I can plot it for you to add it to the figure Masoud. What do you think?</w:t>
      </w:r>
    </w:p>
  </w:comment>
  <w:comment w:id="88" w:author="Alexandra Woolgar" w:date="2019-10-14T14:59:00Z" w:initials="AW">
    <w:p w14:paraId="24697D91" w14:textId="77777777" w:rsidR="009F4636" w:rsidRDefault="009F4636">
      <w:r>
        <w:rPr>
          <w:rFonts w:ascii="Liberation Serif" w:eastAsia="DejaVu Sans" w:hAnsi="Liberation Serif" w:cs="DejaVu Sans"/>
          <w:color w:val="auto"/>
          <w:szCs w:val="24"/>
          <w:lang w:val="en-US" w:eastAsia="en-US" w:bidi="en-US"/>
        </w:rPr>
        <w:t>Maybe we need to include this analysis – decoding in peri-frontal and peri-occipital separately, then?</w:t>
      </w:r>
    </w:p>
  </w:comment>
  <w:comment w:id="89" w:author="Hamid Karimi-Rouzbahani" w:date="2019-11-01T16:35:00Z" w:initials="HK">
    <w:p w14:paraId="5A621525" w14:textId="388EC4B0" w:rsidR="00C14608" w:rsidRDefault="00C14608">
      <w:pPr>
        <w:pStyle w:val="CommentText"/>
      </w:pPr>
      <w:r>
        <w:rPr>
          <w:rStyle w:val="CommentReference"/>
        </w:rPr>
        <w:annotationRef/>
      </w:r>
      <w:r>
        <w:t>I just checked the results. We have more information in occipital than frontal (almost twice). But, I am not sure that we need to plot it. What do you think Masoud?</w:t>
      </w:r>
    </w:p>
  </w:comment>
  <w:comment w:id="90" w:author="Alexandra Woolgar" w:date="2019-10-14T16:50:00Z" w:initials="AW">
    <w:p w14:paraId="7E02EC6D" w14:textId="77777777" w:rsidR="009F4636" w:rsidRDefault="009F4636">
      <w:r>
        <w:rPr>
          <w:rFonts w:ascii="Liberation Serif" w:eastAsia="DejaVu Sans" w:hAnsi="Liberation Serif" w:cs="DejaVu Sans"/>
          <w:color w:val="auto"/>
          <w:szCs w:val="24"/>
          <w:lang w:val="en-US" w:eastAsia="en-US" w:bidi="en-US"/>
        </w:rPr>
        <w:t>I’m not sure what this refers to</w:t>
      </w:r>
    </w:p>
  </w:comment>
  <w:comment w:id="91" w:author="Hamid Karimi-Rouzbahani" w:date="2019-11-01T15:21:00Z" w:initials="HK">
    <w:p w14:paraId="0821C0DE" w14:textId="732F6EAD" w:rsidR="0031033E" w:rsidRDefault="0031033E" w:rsidP="0031033E">
      <w:pPr>
        <w:pStyle w:val="CommentText"/>
      </w:pPr>
      <w:r>
        <w:rPr>
          <w:rStyle w:val="CommentReference"/>
        </w:rPr>
        <w:annotationRef/>
      </w:r>
      <w:r>
        <w:t>Masoud I agree with Alex. We either have to provide some interactions or remove it maybe? I think they both exist but may not necessarily interact.</w:t>
      </w:r>
    </w:p>
  </w:comment>
  <w:comment w:id="93" w:author="Alexandra Woolgar" w:date="2019-10-14T15:00:00Z" w:initials="AW">
    <w:p w14:paraId="5135201C" w14:textId="77777777" w:rsidR="009F4636" w:rsidRDefault="009F4636">
      <w:r>
        <w:rPr>
          <w:rFonts w:ascii="Liberation Serif" w:eastAsia="DejaVu Sans" w:hAnsi="Liberation Serif" w:cs="DejaVu Sans"/>
          <w:color w:val="auto"/>
          <w:szCs w:val="24"/>
          <w:lang w:val="en-US" w:eastAsia="en-US" w:bidi="en-US"/>
        </w:rPr>
        <w:t xml:space="preserve">I think I see what you are driving at now – are you wanting to say that you may need less sensory evidence to make the familiarity judgement in the highly familiar case? I think that’s what your </w:t>
      </w:r>
      <w:proofErr w:type="spellStart"/>
      <w:r>
        <w:rPr>
          <w:rFonts w:ascii="Liberation Serif" w:eastAsia="DejaVu Sans" w:hAnsi="Liberation Serif" w:cs="DejaVu Sans"/>
          <w:color w:val="auto"/>
          <w:szCs w:val="24"/>
          <w:lang w:val="en-US" w:eastAsia="en-US" w:bidi="en-US"/>
        </w:rPr>
        <w:t>behavioural</w:t>
      </w:r>
      <w:proofErr w:type="spellEnd"/>
      <w:r>
        <w:rPr>
          <w:rFonts w:ascii="Liberation Serif" w:eastAsia="DejaVu Sans" w:hAnsi="Liberation Serif" w:cs="DejaVu Sans"/>
          <w:color w:val="auto"/>
          <w:szCs w:val="24"/>
          <w:lang w:val="en-US" w:eastAsia="en-US" w:bidi="en-US"/>
        </w:rPr>
        <w:t xml:space="preserve"> plots suggest – where you have main effects of both coherence and familiarity level. I think this could help as a framework to carry through from the start of the </w:t>
      </w:r>
      <w:proofErr w:type="spellStart"/>
      <w:r>
        <w:rPr>
          <w:rFonts w:ascii="Liberation Serif" w:eastAsia="DejaVu Sans" w:hAnsi="Liberation Serif" w:cs="DejaVu Sans"/>
          <w:color w:val="auto"/>
          <w:szCs w:val="24"/>
          <w:lang w:val="en-US" w:eastAsia="en-US" w:bidi="en-US"/>
        </w:rPr>
        <w:t>ms.</w:t>
      </w:r>
      <w:proofErr w:type="spellEnd"/>
      <w:r>
        <w:rPr>
          <w:rFonts w:ascii="Liberation Serif" w:eastAsia="DejaVu Sans" w:hAnsi="Liberation Serif" w:cs="DejaVu Sans"/>
          <w:color w:val="auto"/>
          <w:szCs w:val="24"/>
          <w:lang w:val="en-US" w:eastAsia="en-US" w:bidi="en-US"/>
        </w:rPr>
        <w:t xml:space="preserve"> </w:t>
      </w:r>
    </w:p>
  </w:comment>
  <w:comment w:id="94" w:author="Yasamin" w:date="2019-10-21T12:44:00Z" w:initials="y">
    <w:p w14:paraId="6E817CDF" w14:textId="0EB6E0E0" w:rsidR="009F4636" w:rsidRDefault="009F4636" w:rsidP="00AA1B9B">
      <w:pPr>
        <w:pStyle w:val="CommentText"/>
      </w:pPr>
      <w:r>
        <w:rPr>
          <w:rStyle w:val="CommentReference"/>
        </w:rPr>
        <w:annotationRef/>
      </w:r>
      <w:proofErr w:type="spellStart"/>
      <w:r>
        <w:t>MGh</w:t>
      </w:r>
      <w:proofErr w:type="spellEnd"/>
      <w:r>
        <w:t xml:space="preserve">: correct. That’s what we are trying to say. We can simply rephrase </w:t>
      </w:r>
      <w:proofErr w:type="spellStart"/>
      <w:r>
        <w:t>Alexs</w:t>
      </w:r>
      <w:proofErr w:type="spellEnd"/>
      <w:r>
        <w:t xml:space="preserve"> words.</w:t>
      </w:r>
    </w:p>
  </w:comment>
  <w:comment w:id="95" w:author="Hamid Karimi-Rouzbahani" w:date="2019-11-01T16:37:00Z" w:initials="HK">
    <w:p w14:paraId="6CCFE1D2" w14:textId="6A5CEF44" w:rsidR="002B0466" w:rsidRDefault="002B0466">
      <w:pPr>
        <w:pStyle w:val="CommentText"/>
      </w:pPr>
      <w:r>
        <w:rPr>
          <w:rStyle w:val="CommentReference"/>
        </w:rPr>
        <w:annotationRef/>
      </w:r>
      <w:r>
        <w:t>Same as above.</w:t>
      </w:r>
    </w:p>
  </w:comment>
  <w:comment w:id="102" w:author="Alexandra Woolgar" w:date="2019-10-14T14:50:00Z" w:initials="AW">
    <w:p w14:paraId="7C926743" w14:textId="77777777" w:rsidR="009F4636" w:rsidRDefault="009F4636">
      <w:r>
        <w:rPr>
          <w:rFonts w:ascii="Liberation Serif" w:eastAsia="DejaVu Sans" w:hAnsi="Liberation Serif" w:cs="DejaVu Sans"/>
          <w:color w:val="auto"/>
          <w:szCs w:val="24"/>
          <w:lang w:val="en-US" w:eastAsia="en-US" w:bidi="en-US"/>
        </w:rPr>
        <w:t>I’m still not sure why you cut the controls out of numbers 2, 3 and 4? If you wanted, say “</w:t>
      </w:r>
      <w:proofErr w:type="spellStart"/>
      <w:r>
        <w:rPr>
          <w:rFonts w:ascii="Liberation Serif" w:eastAsia="DejaVu Sans" w:hAnsi="Liberation Serif" w:cs="DejaVu Sans"/>
          <w:color w:val="auto"/>
          <w:szCs w:val="24"/>
          <w:lang w:val="en-US" w:eastAsia="en-US" w:bidi="en-US"/>
        </w:rPr>
        <w:t>self face</w:t>
      </w:r>
      <w:proofErr w:type="spellEnd"/>
      <w:r>
        <w:rPr>
          <w:rFonts w:ascii="Liberation Serif" w:eastAsia="DejaVu Sans" w:hAnsi="Liberation Serif" w:cs="DejaVu Sans"/>
          <w:color w:val="auto"/>
          <w:szCs w:val="24"/>
          <w:lang w:val="en-US" w:eastAsia="en-US" w:bidi="en-US"/>
        </w:rPr>
        <w:t xml:space="preserve"> detection” you’d want yellow for the self-</w:t>
      </w:r>
      <w:proofErr w:type="spellStart"/>
      <w:r>
        <w:rPr>
          <w:rFonts w:ascii="Liberation Serif" w:eastAsia="DejaVu Sans" w:hAnsi="Liberation Serif" w:cs="DejaVu Sans"/>
          <w:color w:val="auto"/>
          <w:szCs w:val="24"/>
          <w:lang w:val="en-US" w:eastAsia="en-US" w:bidi="en-US"/>
        </w:rPr>
        <w:t>self square</w:t>
      </w:r>
      <w:proofErr w:type="spellEnd"/>
      <w:r>
        <w:rPr>
          <w:rFonts w:ascii="Liberation Serif" w:eastAsia="DejaVu Sans" w:hAnsi="Liberation Serif" w:cs="DejaVu Sans"/>
          <w:color w:val="auto"/>
          <w:szCs w:val="24"/>
          <w:lang w:val="en-US" w:eastAsia="en-US" w:bidi="en-US"/>
        </w:rPr>
        <w:t xml:space="preserve"> (which you have) and blue everywhere else (no grey). If you wanted just “self looks like self and different from everything else” then you’d need grey everywhere except in the </w:t>
      </w:r>
      <w:proofErr w:type="spellStart"/>
      <w:r>
        <w:rPr>
          <w:rFonts w:ascii="Liberation Serif" w:eastAsia="DejaVu Sans" w:hAnsi="Liberation Serif" w:cs="DejaVu Sans"/>
          <w:color w:val="auto"/>
          <w:szCs w:val="24"/>
          <w:lang w:val="en-US" w:eastAsia="en-US" w:bidi="en-US"/>
        </w:rPr>
        <w:t>self row</w:t>
      </w:r>
      <w:proofErr w:type="spellEnd"/>
      <w:r>
        <w:rPr>
          <w:rFonts w:ascii="Liberation Serif" w:eastAsia="DejaVu Sans" w:hAnsi="Liberation Serif" w:cs="DejaVu Sans"/>
          <w:color w:val="auto"/>
          <w:szCs w:val="24"/>
          <w:lang w:val="en-US" w:eastAsia="en-US" w:bidi="en-US"/>
        </w:rPr>
        <w:t>/column. It seems funny to incorporate “the other familiar faces are distinct from one another and from controls” without also including “controls are distinct from one another”.</w:t>
      </w:r>
    </w:p>
  </w:comment>
  <w:comment w:id="103" w:author="Hamid Karimi-Rouzbahani" w:date="2019-11-01T15:18:00Z" w:initials="HK">
    <w:p w14:paraId="16EDEDBC" w14:textId="4A088970" w:rsidR="0031033E" w:rsidRDefault="0031033E" w:rsidP="002B0466">
      <w:pPr>
        <w:pStyle w:val="CommentText"/>
      </w:pPr>
      <w:r>
        <w:rPr>
          <w:rStyle w:val="CommentReference"/>
        </w:rPr>
        <w:annotationRef/>
      </w:r>
      <w:r>
        <w:t>I do not agree, and can explain why.</w:t>
      </w:r>
      <w:r w:rsidR="002B0466">
        <w:t xml:space="preserve"> And including them would not change the results, I have checked it before.</w:t>
      </w:r>
    </w:p>
  </w:comment>
  <w:comment w:id="108" w:author="Alexandra Woolgar" w:date="2019-10-14T16:56:00Z" w:initials="AW">
    <w:p w14:paraId="179061B0" w14:textId="77777777" w:rsidR="009F4636" w:rsidRDefault="009F4636">
      <w:r>
        <w:rPr>
          <w:rFonts w:ascii="Liberation Serif" w:eastAsia="DejaVu Sans" w:hAnsi="Liberation Serif" w:cs="DejaVu Sans"/>
          <w:color w:val="auto"/>
          <w:szCs w:val="24"/>
          <w:lang w:val="en-US" w:eastAsia="en-US" w:bidi="en-US"/>
        </w:rPr>
        <w:t xml:space="preserve">Yes – this is the main framework in the intro and also the clearest part of the results. I think you can tidy things up a bit more so that the reader doesn’t get lost in all the other results that precede this analysis. </w:t>
      </w:r>
    </w:p>
  </w:comment>
  <w:comment w:id="109" w:author="Hamid Karimi-Rouzbahani" w:date="2019-11-01T16:39:00Z" w:initials="HK">
    <w:p w14:paraId="448D6CB2" w14:textId="35B80A01" w:rsidR="002B0466" w:rsidRDefault="002B0466">
      <w:pPr>
        <w:pStyle w:val="CommentText"/>
      </w:pPr>
      <w:r>
        <w:rPr>
          <w:rStyle w:val="CommentReference"/>
        </w:rPr>
        <w:annotationRef/>
      </w:r>
      <w:r>
        <w:t>I have no idea how. Masoud?</w:t>
      </w:r>
    </w:p>
  </w:comment>
  <w:comment w:id="110" w:author="Alexandra Woolgar" w:date="2019-10-14T16:57:00Z" w:initials="AW">
    <w:p w14:paraId="19006998" w14:textId="77777777" w:rsidR="009F4636" w:rsidRDefault="009F4636">
      <w:r>
        <w:rPr>
          <w:rFonts w:ascii="Liberation Serif" w:eastAsia="DejaVu Sans" w:hAnsi="Liberation Serif" w:cs="DejaVu Sans"/>
          <w:color w:val="auto"/>
          <w:szCs w:val="24"/>
          <w:lang w:val="en-US" w:eastAsia="en-US" w:bidi="en-US"/>
        </w:rPr>
        <w:t>There’s something essential in the logic that I’m still missing – I don’t see how varying the sensory evidence tells you about processing of different familiarity levels. To me they are two independent factors in your design – two separate things that you manipulated and looked at?</w:t>
      </w:r>
    </w:p>
  </w:comment>
  <w:comment w:id="111" w:author="Yasamin" w:date="2019-10-21T15:09:00Z" w:initials="y">
    <w:p w14:paraId="2B41256D" w14:textId="77777777" w:rsidR="009F4636" w:rsidRDefault="009F4636" w:rsidP="00A910DE">
      <w:pPr>
        <w:pStyle w:val="CommentText"/>
      </w:pPr>
      <w:r>
        <w:rPr>
          <w:rStyle w:val="CommentReference"/>
        </w:rPr>
        <w:annotationRef/>
      </w:r>
      <w:proofErr w:type="spellStart"/>
      <w:r>
        <w:t>MGh</w:t>
      </w:r>
      <w:proofErr w:type="spellEnd"/>
      <w:r>
        <w:t>: I think she’s kind of right. We need to make it a bit clearer why we did that, it’s is clear to us but maybe from text.</w:t>
      </w:r>
    </w:p>
    <w:p w14:paraId="2E4B4875" w14:textId="714010B0" w:rsidR="009F4636" w:rsidRDefault="009F4636" w:rsidP="00F4449B">
      <w:pPr>
        <w:pStyle w:val="CommentText"/>
      </w:pPr>
      <w:r>
        <w:t xml:space="preserve">The reason from my perspective is that we added noise to engage FF and FB mechanisms to different degrees. We also added noise to see if familiar face processing can still be done under high level of noise, this means that the “highly tuned mechanisms” for familiar face processing are not the total story as adding a lot of noise ruins the features and when features are degraded even high selective network can’t handle that, so familiar face processing has FB, FF, and other things in it. </w:t>
      </w:r>
    </w:p>
  </w:comment>
  <w:comment w:id="112" w:author="Hamid Karimi-Rouzbahani" w:date="2019-11-01T11:26:00Z" w:initials="HK">
    <w:p w14:paraId="707EF311" w14:textId="7064A14D" w:rsidR="00F4449B" w:rsidRDefault="00F4449B" w:rsidP="002B0466">
      <w:pPr>
        <w:pStyle w:val="CommentText"/>
      </w:pPr>
      <w:r>
        <w:rPr>
          <w:rStyle w:val="CommentReference"/>
        </w:rPr>
        <w:annotationRef/>
      </w:r>
      <w:r>
        <w:t>I agree with you Masoud. However, I think we need to provide some quantified interactions to support it. Can we?</w:t>
      </w:r>
    </w:p>
  </w:comment>
  <w:comment w:id="121" w:author="Alexandra Woolgar" w:date="2019-10-14T17:01:00Z" w:initials="AW">
    <w:p w14:paraId="3FDF98BA" w14:textId="77777777" w:rsidR="009F4636" w:rsidRDefault="009F4636">
      <w:r>
        <w:rPr>
          <w:rFonts w:ascii="Liberation Serif" w:eastAsia="DejaVu Sans" w:hAnsi="Liberation Serif" w:cs="DejaVu Sans"/>
          <w:color w:val="auto"/>
          <w:szCs w:val="24"/>
          <w:lang w:val="en-US" w:eastAsia="en-US" w:bidi="en-US"/>
        </w:rPr>
        <w:t>I don’t quite follow this sentence</w:t>
      </w:r>
    </w:p>
  </w:comment>
  <w:comment w:id="122" w:author="Yasamin" w:date="2019-10-21T15:19:00Z" w:initials="y">
    <w:p w14:paraId="447FAC9A" w14:textId="730DF67A" w:rsidR="009F4636" w:rsidRDefault="009F4636">
      <w:pPr>
        <w:pStyle w:val="CommentText"/>
      </w:pPr>
      <w:r>
        <w:rPr>
          <w:rStyle w:val="CommentReference"/>
        </w:rPr>
        <w:annotationRef/>
      </w:r>
      <w:proofErr w:type="spellStart"/>
      <w:r>
        <w:t>MGh</w:t>
      </w:r>
      <w:proofErr w:type="spellEnd"/>
      <w:r>
        <w:t>:</w:t>
      </w:r>
    </w:p>
    <w:p w14:paraId="1D0C31D3" w14:textId="1861C77A" w:rsidR="009F4636" w:rsidRDefault="009F4636" w:rsidP="007360E9">
      <w:pPr>
        <w:pStyle w:val="CommentText"/>
      </w:pPr>
      <w:r>
        <w:t>It’s clear to me. Maybe this is better:</w:t>
      </w:r>
    </w:p>
    <w:p w14:paraId="7A2E5B9F" w14:textId="76026216" w:rsidR="009F4636" w:rsidRDefault="009F4636" w:rsidP="007360E9">
      <w:pPr>
        <w:pStyle w:val="CommentText"/>
      </w:pPr>
      <w:r>
        <w:t xml:space="preserve">This experimental paradigm allowed us to not only measure changes in behavioral performance under different task difficulty levels, but also helped us investigate how feedback and feedforward information processing are involved during face processing. </w:t>
      </w:r>
    </w:p>
  </w:comment>
  <w:comment w:id="135" w:author="Alexandra Woolgar" w:date="2019-10-14T17:07:00Z" w:initials="AW">
    <w:p w14:paraId="2588E1CD" w14:textId="77777777" w:rsidR="009F4636" w:rsidRDefault="009F4636">
      <w:r>
        <w:rPr>
          <w:rFonts w:ascii="Liberation Serif" w:eastAsia="DejaVu Sans" w:hAnsi="Liberation Serif" w:cs="DejaVu Sans"/>
          <w:color w:val="auto"/>
          <w:szCs w:val="24"/>
          <w:lang w:val="en-US" w:eastAsia="en-US" w:bidi="en-US"/>
        </w:rPr>
        <w:t>I’m not sure what this means</w:t>
      </w:r>
    </w:p>
  </w:comment>
  <w:comment w:id="136" w:author="Yasamin" w:date="2019-10-21T15:25:00Z" w:initials="y">
    <w:p w14:paraId="79AE87C9" w14:textId="445F370E" w:rsidR="009F4636" w:rsidRDefault="009F4636">
      <w:pPr>
        <w:pStyle w:val="CommentText"/>
      </w:pPr>
      <w:r>
        <w:rPr>
          <w:rStyle w:val="CommentReference"/>
        </w:rPr>
        <w:annotationRef/>
      </w:r>
      <w:proofErr w:type="spellStart"/>
      <w:r>
        <w:t>MGh</w:t>
      </w:r>
      <w:proofErr w:type="spellEnd"/>
      <w:r>
        <w:t xml:space="preserve">: I think we meant that “increase noise (decreasing the amount of sensory evidence) also reduced the neural differences between four face categories, same observation the lower level categories of unfamiliar vs. familiar face categories” </w:t>
      </w:r>
    </w:p>
  </w:comment>
  <w:comment w:id="141" w:author="Alexandra Woolgar" w:date="2019-10-14T17:08:00Z" w:initials="AW">
    <w:p w14:paraId="0F4B4739" w14:textId="77777777" w:rsidR="009F4636" w:rsidRDefault="009F4636">
      <w:r>
        <w:rPr>
          <w:rFonts w:ascii="Liberation Serif" w:eastAsia="DejaVu Sans" w:hAnsi="Liberation Serif" w:cs="DejaVu Sans"/>
          <w:color w:val="auto"/>
          <w:szCs w:val="24"/>
          <w:lang w:val="en-US" w:eastAsia="en-US" w:bidi="en-US"/>
        </w:rPr>
        <w:t>You also, arguably, slowed down the process of evidence accumulation so that it became trackable in MEG</w:t>
      </w:r>
    </w:p>
  </w:comment>
  <w:comment w:id="142" w:author="Yasamin" w:date="2019-10-21T15:42:00Z" w:initials="y">
    <w:p w14:paraId="26B79D7D" w14:textId="5623B6E9" w:rsidR="009F4636" w:rsidRDefault="009F4636">
      <w:pPr>
        <w:pStyle w:val="CommentText"/>
      </w:pPr>
      <w:r>
        <w:rPr>
          <w:rStyle w:val="CommentReference"/>
        </w:rPr>
        <w:annotationRef/>
      </w:r>
      <w:proofErr w:type="spellStart"/>
      <w:r>
        <w:t>MGh</w:t>
      </w:r>
      <w:proofErr w:type="spellEnd"/>
      <w:r>
        <w:t>: that’s a good point to mention somewhere in the discussion.</w:t>
      </w:r>
    </w:p>
  </w:comment>
  <w:comment w:id="143" w:author="Hamid Karimi-Rouzbahani" w:date="2019-11-01T15:19:00Z" w:initials="HK">
    <w:p w14:paraId="5C5E9E1C" w14:textId="6B94C57F" w:rsidR="0031033E" w:rsidRDefault="0031033E" w:rsidP="002B0466">
      <w:pPr>
        <w:pStyle w:val="CommentText"/>
      </w:pPr>
      <w:r>
        <w:rPr>
          <w:rStyle w:val="CommentReference"/>
        </w:rPr>
        <w:annotationRef/>
      </w:r>
      <w:r>
        <w:t xml:space="preserve">Why not here? I added it. But can move it if you think anywhere </w:t>
      </w:r>
      <w:r w:rsidR="002B0466">
        <w:t xml:space="preserve">else would be </w:t>
      </w:r>
      <w:r>
        <w:t>more suitable.</w:t>
      </w:r>
    </w:p>
  </w:comment>
  <w:comment w:id="163" w:author="Alexandra Woolgar" w:date="2019-10-14T17:18:00Z" w:initials="AW">
    <w:p w14:paraId="335A7244" w14:textId="77777777" w:rsidR="009F4636" w:rsidRDefault="009F4636">
      <w:r>
        <w:rPr>
          <w:rFonts w:ascii="Liberation Serif" w:eastAsia="DejaVu Sans" w:hAnsi="Liberation Serif" w:cs="DejaVu Sans"/>
          <w:color w:val="auto"/>
          <w:szCs w:val="24"/>
          <w:lang w:val="en-US" w:eastAsia="en-US" w:bidi="en-US"/>
        </w:rPr>
        <w:t xml:space="preserve">At the moment this section reads a bit like a list of findings, with little space for interpretation… Is it possible to </w:t>
      </w:r>
      <w:proofErr w:type="spellStart"/>
      <w:r>
        <w:rPr>
          <w:rFonts w:ascii="Liberation Serif" w:eastAsia="DejaVu Sans" w:hAnsi="Liberation Serif" w:cs="DejaVu Sans"/>
          <w:color w:val="auto"/>
          <w:szCs w:val="24"/>
          <w:lang w:val="en-US" w:eastAsia="en-US" w:bidi="en-US"/>
        </w:rPr>
        <w:t>organise</w:t>
      </w:r>
      <w:proofErr w:type="spellEnd"/>
      <w:r>
        <w:rPr>
          <w:rFonts w:ascii="Liberation Serif" w:eastAsia="DejaVu Sans" w:hAnsi="Liberation Serif" w:cs="DejaVu Sans"/>
          <w:color w:val="auto"/>
          <w:szCs w:val="24"/>
          <w:lang w:val="en-US" w:eastAsia="en-US" w:bidi="en-US"/>
        </w:rPr>
        <w:t xml:space="preserve"> the material more tightly around the research questions?</w:t>
      </w:r>
    </w:p>
  </w:comment>
  <w:comment w:id="164" w:author="Yasamin" w:date="2019-10-21T15:57:00Z" w:initials="y">
    <w:p w14:paraId="669092E5" w14:textId="22E28EFB" w:rsidR="009F4636" w:rsidRDefault="009F4636">
      <w:pPr>
        <w:pStyle w:val="CommentText"/>
      </w:pPr>
      <w:r>
        <w:rPr>
          <w:rStyle w:val="CommentReference"/>
        </w:rPr>
        <w:annotationRef/>
      </w:r>
      <w:proofErr w:type="spellStart"/>
      <w:r>
        <w:t>MGh</w:t>
      </w:r>
      <w:proofErr w:type="spellEnd"/>
      <w:r>
        <w:t xml:space="preserve">: I agree to some extent but at this stage, I don’t have much to say/add. </w:t>
      </w:r>
    </w:p>
    <w:p w14:paraId="6893EDC6" w14:textId="2DB8CD76" w:rsidR="009F4636" w:rsidRDefault="009F4636">
      <w:pPr>
        <w:pStyle w:val="CommentText"/>
      </w:pPr>
      <w:r>
        <w:t>If you can re-structure, that’d be great; otherwise, lets finish the round and then decide</w:t>
      </w:r>
    </w:p>
  </w:comment>
  <w:comment w:id="165" w:author="Hamid Karimi-Rouzbahani" w:date="2019-11-01T16:41:00Z" w:initials="HK">
    <w:p w14:paraId="456988EE" w14:textId="49A163E9" w:rsidR="002B0466" w:rsidRDefault="002B0466">
      <w:pPr>
        <w:pStyle w:val="CommentText"/>
      </w:pPr>
      <w:r>
        <w:rPr>
          <w:rStyle w:val="CommentReference"/>
        </w:rPr>
        <w:annotationRef/>
      </w:r>
      <w:r>
        <w:t>Agreed.</w:t>
      </w:r>
    </w:p>
  </w:comment>
  <w:comment w:id="205" w:author="Alexandra Woolgar" w:date="2019-10-14T21:01:00Z" w:initials="AW">
    <w:p w14:paraId="25FA6B47" w14:textId="77777777" w:rsidR="009F4636" w:rsidRDefault="009F4636">
      <w:r>
        <w:rPr>
          <w:rFonts w:ascii="Liberation Serif" w:eastAsia="DejaVu Sans" w:hAnsi="Liberation Serif" w:cs="DejaVu Sans"/>
          <w:color w:val="auto"/>
          <w:szCs w:val="24"/>
          <w:lang w:val="en-US" w:eastAsia="en-US" w:bidi="en-US"/>
        </w:rPr>
        <w:t>I might phrase this more generally e.g.: does not tell us what aspects of the representation is enhanced</w:t>
      </w:r>
    </w:p>
  </w:comment>
  <w:comment w:id="241" w:author="Alexandra Woolgar" w:date="2019-10-14T17:20:00Z" w:initials="AW">
    <w:p w14:paraId="44BB7F42" w14:textId="77777777" w:rsidR="009F4636" w:rsidRDefault="009F4636">
      <w:r>
        <w:rPr>
          <w:rFonts w:ascii="Liberation Serif" w:eastAsia="DejaVu Sans" w:hAnsi="Liberation Serif" w:cs="DejaVu Sans"/>
          <w:color w:val="auto"/>
          <w:szCs w:val="24"/>
          <w:lang w:val="en-US" w:eastAsia="en-US" w:bidi="en-US"/>
        </w:rPr>
        <w:t xml:space="preserve">I haven’t read this section yet, I wanted to get my comments on the rest of it back to you first.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5694ED7" w15:done="0"/>
  <w15:commentEx w15:paraId="489B7287" w15:paraIdParent="65694ED7" w15:done="0"/>
  <w15:commentEx w15:paraId="3DB246C9" w15:paraIdParent="65694ED7" w15:done="0"/>
  <w15:commentEx w15:paraId="3A92E230" w15:done="0"/>
  <w15:commentEx w15:paraId="2FFC19D0" w15:done="0"/>
  <w15:commentEx w15:paraId="75771A40" w15:done="0"/>
  <w15:commentEx w15:paraId="7536F358" w15:done="0"/>
  <w15:commentEx w15:paraId="58227EF6" w15:done="0"/>
  <w15:commentEx w15:paraId="69A9F2B6" w15:done="0"/>
  <w15:commentEx w15:paraId="1F639C41" w15:paraIdParent="69A9F2B6" w15:done="0"/>
  <w15:commentEx w15:paraId="761AB5B9" w15:paraIdParent="69A9F2B6" w15:done="0"/>
  <w15:commentEx w15:paraId="2CA61C9C" w15:done="0"/>
  <w15:commentEx w15:paraId="15CA6601" w15:paraIdParent="2CA61C9C" w15:done="0"/>
  <w15:commentEx w15:paraId="6809DA4B" w15:done="0"/>
  <w15:commentEx w15:paraId="3FD66ED8" w15:paraIdParent="6809DA4B" w15:done="0"/>
  <w15:commentEx w15:paraId="06DF98F3" w15:done="0"/>
  <w15:commentEx w15:paraId="4E33CA51" w15:paraIdParent="06DF98F3" w15:done="0"/>
  <w15:commentEx w15:paraId="4AFB43EB" w15:done="0"/>
  <w15:commentEx w15:paraId="774DFF49" w15:paraIdParent="4AFB43EB" w15:done="0"/>
  <w15:commentEx w15:paraId="44F2CD3A" w15:paraIdParent="4AFB43EB" w15:done="0"/>
  <w15:commentEx w15:paraId="24697D91" w15:done="0"/>
  <w15:commentEx w15:paraId="5A621525" w15:paraIdParent="24697D91" w15:done="0"/>
  <w15:commentEx w15:paraId="7E02EC6D" w15:done="0"/>
  <w15:commentEx w15:paraId="0821C0DE" w15:paraIdParent="7E02EC6D" w15:done="0"/>
  <w15:commentEx w15:paraId="5135201C" w15:done="0"/>
  <w15:commentEx w15:paraId="6E817CDF" w15:paraIdParent="5135201C" w15:done="0"/>
  <w15:commentEx w15:paraId="6CCFE1D2" w15:paraIdParent="5135201C" w15:done="0"/>
  <w15:commentEx w15:paraId="7C926743" w15:done="0"/>
  <w15:commentEx w15:paraId="16EDEDBC" w15:paraIdParent="7C926743" w15:done="0"/>
  <w15:commentEx w15:paraId="179061B0" w15:done="0"/>
  <w15:commentEx w15:paraId="448D6CB2" w15:paraIdParent="179061B0" w15:done="0"/>
  <w15:commentEx w15:paraId="19006998" w15:done="0"/>
  <w15:commentEx w15:paraId="2E4B4875" w15:paraIdParent="19006998" w15:done="0"/>
  <w15:commentEx w15:paraId="707EF311" w15:paraIdParent="19006998" w15:done="0"/>
  <w15:commentEx w15:paraId="3FDF98BA" w15:done="0"/>
  <w15:commentEx w15:paraId="7A2E5B9F" w15:paraIdParent="3FDF98BA" w15:done="0"/>
  <w15:commentEx w15:paraId="2588E1CD" w15:done="0"/>
  <w15:commentEx w15:paraId="79AE87C9" w15:paraIdParent="2588E1CD" w15:done="0"/>
  <w15:commentEx w15:paraId="0F4B4739" w15:done="0"/>
  <w15:commentEx w15:paraId="26B79D7D" w15:paraIdParent="0F4B4739" w15:done="0"/>
  <w15:commentEx w15:paraId="5C5E9E1C" w15:paraIdParent="0F4B4739" w15:done="0"/>
  <w15:commentEx w15:paraId="335A7244" w15:done="0"/>
  <w15:commentEx w15:paraId="6893EDC6" w15:paraIdParent="335A7244" w15:done="0"/>
  <w15:commentEx w15:paraId="456988EE" w15:paraIdParent="335A7244" w15:done="0"/>
  <w15:commentEx w15:paraId="25FA6B47" w15:done="0"/>
  <w15:commentEx w15:paraId="44BB7F4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5694ED7" w16cid:durableId="2173EE59"/>
  <w16cid:commentId w16cid:paraId="489B7287" w16cid:durableId="2173EE5A"/>
  <w16cid:commentId w16cid:paraId="3DB246C9" w16cid:durableId="2173F117"/>
  <w16cid:commentId w16cid:paraId="3A92E230" w16cid:durableId="2173EE66"/>
  <w16cid:commentId w16cid:paraId="2FFC19D0" w16cid:durableId="2173EE67"/>
  <w16cid:commentId w16cid:paraId="75771A40" w16cid:durableId="2173EE69"/>
  <w16cid:commentId w16cid:paraId="7536F358" w16cid:durableId="2173EE6B"/>
  <w16cid:commentId w16cid:paraId="58227EF6" w16cid:durableId="2173EE6E"/>
  <w16cid:commentId w16cid:paraId="69A9F2B6" w16cid:durableId="2173EE77"/>
  <w16cid:commentId w16cid:paraId="1F639C41" w16cid:durableId="2173EE78"/>
  <w16cid:commentId w16cid:paraId="761AB5B9" w16cid:durableId="2173EE79"/>
  <w16cid:commentId w16cid:paraId="2CA61C9C" w16cid:durableId="2173EE7A"/>
  <w16cid:commentId w16cid:paraId="15CA6601" w16cid:durableId="2173EE7B"/>
  <w16cid:commentId w16cid:paraId="6809DA4B" w16cid:durableId="2173EE7C"/>
  <w16cid:commentId w16cid:paraId="3FD66ED8" w16cid:durableId="2173EE7D"/>
  <w16cid:commentId w16cid:paraId="06DF98F3" w16cid:durableId="2173EE93"/>
  <w16cid:commentId w16cid:paraId="4E33CA51" w16cid:durableId="2173EE94"/>
  <w16cid:commentId w16cid:paraId="4AFB43EB" w16cid:durableId="2173EE95"/>
  <w16cid:commentId w16cid:paraId="774DFF49" w16cid:durableId="2173EE96"/>
  <w16cid:commentId w16cid:paraId="44F2CD3A" w16cid:durableId="2173EE97"/>
  <w16cid:commentId w16cid:paraId="24697D91" w16cid:durableId="2173EE98"/>
  <w16cid:commentId w16cid:paraId="5A621525" w16cid:durableId="2173EE99"/>
  <w16cid:commentId w16cid:paraId="7E02EC6D" w16cid:durableId="2173EE9A"/>
  <w16cid:commentId w16cid:paraId="0821C0DE" w16cid:durableId="2173EE9B"/>
  <w16cid:commentId w16cid:paraId="5135201C" w16cid:durableId="2173EE9C"/>
  <w16cid:commentId w16cid:paraId="6E817CDF" w16cid:durableId="2173EE9D"/>
  <w16cid:commentId w16cid:paraId="6CCFE1D2" w16cid:durableId="2173EE9E"/>
  <w16cid:commentId w16cid:paraId="7C926743" w16cid:durableId="2173EE9F"/>
  <w16cid:commentId w16cid:paraId="16EDEDBC" w16cid:durableId="2173EEA0"/>
  <w16cid:commentId w16cid:paraId="179061B0" w16cid:durableId="2173EEA1"/>
  <w16cid:commentId w16cid:paraId="448D6CB2" w16cid:durableId="2173EEA2"/>
  <w16cid:commentId w16cid:paraId="19006998" w16cid:durableId="2173EEA3"/>
  <w16cid:commentId w16cid:paraId="2E4B4875" w16cid:durableId="2173EEA4"/>
  <w16cid:commentId w16cid:paraId="707EF311" w16cid:durableId="2173EEA5"/>
  <w16cid:commentId w16cid:paraId="3FDF98BA" w16cid:durableId="2173EEA6"/>
  <w16cid:commentId w16cid:paraId="7A2E5B9F" w16cid:durableId="2173EEA7"/>
  <w16cid:commentId w16cid:paraId="2588E1CD" w16cid:durableId="2173EEA8"/>
  <w16cid:commentId w16cid:paraId="79AE87C9" w16cid:durableId="2173EEA9"/>
  <w16cid:commentId w16cid:paraId="0F4B4739" w16cid:durableId="2173EEAA"/>
  <w16cid:commentId w16cid:paraId="26B79D7D" w16cid:durableId="2173EEAB"/>
  <w16cid:commentId w16cid:paraId="5C5E9E1C" w16cid:durableId="2173EEAC"/>
  <w16cid:commentId w16cid:paraId="335A7244" w16cid:durableId="2173EEAD"/>
  <w16cid:commentId w16cid:paraId="6893EDC6" w16cid:durableId="2173EEAE"/>
  <w16cid:commentId w16cid:paraId="456988EE" w16cid:durableId="2173EEAF"/>
  <w16cid:commentId w16cid:paraId="25FA6B47" w16cid:durableId="2173EEB0"/>
  <w16cid:commentId w16cid:paraId="44BB7F42" w16cid:durableId="2173EE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317A22" w14:textId="77777777" w:rsidR="003D478D" w:rsidRDefault="003D478D">
      <w:pPr>
        <w:spacing w:after="0" w:line="240" w:lineRule="auto"/>
      </w:pPr>
      <w:r>
        <w:separator/>
      </w:r>
    </w:p>
  </w:endnote>
  <w:endnote w:type="continuationSeparator" w:id="0">
    <w:p w14:paraId="7F420B0C" w14:textId="77777777" w:rsidR="003D478D" w:rsidRDefault="003D47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OpenSymbol">
    <w:altName w:val="Times New Roman"/>
    <w:charset w:val="01"/>
    <w:family w:val="auto"/>
    <w:pitch w:val="variable"/>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Liberation Serif">
    <w:altName w:val="Times New Roman"/>
    <w:charset w:val="01"/>
    <w:family w:val="roman"/>
    <w:pitch w:val="variable"/>
  </w:font>
  <w:font w:name="DejaVu Sans">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88F3EF" w14:textId="77777777" w:rsidR="003D478D" w:rsidRDefault="003D478D"/>
  </w:footnote>
  <w:footnote w:type="continuationSeparator" w:id="0">
    <w:p w14:paraId="6CCA9D49" w14:textId="77777777" w:rsidR="003D478D" w:rsidRDefault="003D478D">
      <w:r>
        <w:continuationSeparator/>
      </w:r>
    </w:p>
  </w:footnote>
  <w:footnote w:id="1">
    <w:p w14:paraId="584B47AC" w14:textId="77777777" w:rsidR="009F4636" w:rsidRDefault="009F4636">
      <w:pPr>
        <w:pStyle w:val="FootnoteText"/>
      </w:pPr>
      <w:r>
        <w:rPr>
          <w:rStyle w:val="FootnoteCharacters"/>
        </w:rPr>
        <w:footnoteRef/>
      </w:r>
      <w:r>
        <w:t xml:space="preserve"> </w:t>
      </w:r>
      <w:hyperlink r:id="rId1">
        <w:r>
          <w:rPr>
            <w:rStyle w:val="InternetLink"/>
          </w:rPr>
          <w:t>http://mmlab.ie.cuhk.edu.hk/projects/CelebA.html</w:t>
        </w:r>
      </w:hyperlink>
      <w:r>
        <w:br/>
        <w:t xml:space="preserve">  </w:t>
      </w:r>
      <w:hyperlink r:id="rId2">
        <w:r>
          <w:rPr>
            <w:rStyle w:val="InternetLink"/>
          </w:rPr>
          <w:t>https://megapixels.cc/datasets/msceleb/</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F93E6F"/>
    <w:multiLevelType w:val="multilevel"/>
    <w:tmpl w:val="BC267F2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0F001564"/>
    <w:multiLevelType w:val="multilevel"/>
    <w:tmpl w:val="AFF4D056"/>
    <w:lvl w:ilvl="0">
      <w:start w:val="1"/>
      <w:numFmt w:val="bullet"/>
      <w:lvlText w:val="-"/>
      <w:lvlJc w:val="left"/>
      <w:pPr>
        <w:ind w:left="720" w:hanging="360"/>
      </w:pPr>
      <w:rPr>
        <w:rFonts w:ascii="OpenSymbol" w:hAnsi="OpenSymbol" w:cs="OpenSymbol" w:hint="default"/>
        <w:u w:val="none"/>
      </w:rPr>
    </w:lvl>
    <w:lvl w:ilvl="1">
      <w:start w:val="1"/>
      <w:numFmt w:val="bullet"/>
      <w:lvlText w:val="-"/>
      <w:lvlJc w:val="left"/>
      <w:pPr>
        <w:ind w:left="1440" w:hanging="360"/>
      </w:pPr>
      <w:rPr>
        <w:rFonts w:ascii="OpenSymbol" w:hAnsi="OpenSymbol" w:cs="OpenSymbol" w:hint="default"/>
        <w:sz w:val="36"/>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amid Karimi-Rouzbahani">
    <w15:presenceInfo w15:providerId="None" w15:userId="Hamid Karimi-Rouzbahani"/>
  </w15:person>
  <w15:person w15:author="Yasamin">
    <w15:presenceInfo w15:providerId="None" w15:userId="Yasamin"/>
  </w15:person>
  <w15:person w15:author="Masoud Ghodrati">
    <w15:presenceInfo w15:providerId="Windows Live" w15:userId="e6c7b65993c5b2a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4E3B"/>
    <w:rsid w:val="000375F9"/>
    <w:rsid w:val="00053979"/>
    <w:rsid w:val="00060708"/>
    <w:rsid w:val="00061E4A"/>
    <w:rsid w:val="000747B4"/>
    <w:rsid w:val="00083AC1"/>
    <w:rsid w:val="000B31FE"/>
    <w:rsid w:val="000C0CB8"/>
    <w:rsid w:val="000D42FA"/>
    <w:rsid w:val="000F7E8F"/>
    <w:rsid w:val="001328A5"/>
    <w:rsid w:val="00156270"/>
    <w:rsid w:val="00163E25"/>
    <w:rsid w:val="00177ABB"/>
    <w:rsid w:val="001901B3"/>
    <w:rsid w:val="001B6952"/>
    <w:rsid w:val="001C63D7"/>
    <w:rsid w:val="001D00F2"/>
    <w:rsid w:val="001D04AB"/>
    <w:rsid w:val="00215DAE"/>
    <w:rsid w:val="002242E2"/>
    <w:rsid w:val="0022477A"/>
    <w:rsid w:val="00246931"/>
    <w:rsid w:val="00256953"/>
    <w:rsid w:val="002B0466"/>
    <w:rsid w:val="002C3E94"/>
    <w:rsid w:val="002E4E3B"/>
    <w:rsid w:val="0031033E"/>
    <w:rsid w:val="003178D4"/>
    <w:rsid w:val="00323B4A"/>
    <w:rsid w:val="00351542"/>
    <w:rsid w:val="0035508D"/>
    <w:rsid w:val="003A19FA"/>
    <w:rsid w:val="003A20B5"/>
    <w:rsid w:val="003B5CE9"/>
    <w:rsid w:val="003C170E"/>
    <w:rsid w:val="003D39DF"/>
    <w:rsid w:val="003D478D"/>
    <w:rsid w:val="00404FB7"/>
    <w:rsid w:val="00406BEE"/>
    <w:rsid w:val="004168F2"/>
    <w:rsid w:val="0042506D"/>
    <w:rsid w:val="0043341D"/>
    <w:rsid w:val="00433BB4"/>
    <w:rsid w:val="004B77D2"/>
    <w:rsid w:val="004E5BD2"/>
    <w:rsid w:val="004E5D87"/>
    <w:rsid w:val="00536C70"/>
    <w:rsid w:val="0054387B"/>
    <w:rsid w:val="00550956"/>
    <w:rsid w:val="005518A8"/>
    <w:rsid w:val="00574E66"/>
    <w:rsid w:val="005761AD"/>
    <w:rsid w:val="005C3DE8"/>
    <w:rsid w:val="005C40EF"/>
    <w:rsid w:val="005C7658"/>
    <w:rsid w:val="005D3B4E"/>
    <w:rsid w:val="005F0195"/>
    <w:rsid w:val="00601ED0"/>
    <w:rsid w:val="006200A7"/>
    <w:rsid w:val="00646378"/>
    <w:rsid w:val="006610C1"/>
    <w:rsid w:val="006648C7"/>
    <w:rsid w:val="00693056"/>
    <w:rsid w:val="006B3615"/>
    <w:rsid w:val="006E2DDD"/>
    <w:rsid w:val="00715230"/>
    <w:rsid w:val="007360E9"/>
    <w:rsid w:val="007510AB"/>
    <w:rsid w:val="00755771"/>
    <w:rsid w:val="007661F4"/>
    <w:rsid w:val="00781839"/>
    <w:rsid w:val="0078665A"/>
    <w:rsid w:val="007927D5"/>
    <w:rsid w:val="007A6B4E"/>
    <w:rsid w:val="007C5AD2"/>
    <w:rsid w:val="007C5B60"/>
    <w:rsid w:val="007E69D5"/>
    <w:rsid w:val="008028F5"/>
    <w:rsid w:val="00821C53"/>
    <w:rsid w:val="00826813"/>
    <w:rsid w:val="00836C2D"/>
    <w:rsid w:val="00857696"/>
    <w:rsid w:val="008757A2"/>
    <w:rsid w:val="008E0156"/>
    <w:rsid w:val="008E5F63"/>
    <w:rsid w:val="009171CA"/>
    <w:rsid w:val="00921F23"/>
    <w:rsid w:val="0092595C"/>
    <w:rsid w:val="00926BC6"/>
    <w:rsid w:val="00985B6B"/>
    <w:rsid w:val="009B25F3"/>
    <w:rsid w:val="009F4636"/>
    <w:rsid w:val="00A104A2"/>
    <w:rsid w:val="00A523C0"/>
    <w:rsid w:val="00A6058F"/>
    <w:rsid w:val="00A7251B"/>
    <w:rsid w:val="00A7277F"/>
    <w:rsid w:val="00A910DE"/>
    <w:rsid w:val="00A93C87"/>
    <w:rsid w:val="00AA1B9B"/>
    <w:rsid w:val="00AB3FDC"/>
    <w:rsid w:val="00AD4FA9"/>
    <w:rsid w:val="00B73017"/>
    <w:rsid w:val="00BA2119"/>
    <w:rsid w:val="00BB597A"/>
    <w:rsid w:val="00BC5EDA"/>
    <w:rsid w:val="00BE1F54"/>
    <w:rsid w:val="00BE788C"/>
    <w:rsid w:val="00C139FB"/>
    <w:rsid w:val="00C14608"/>
    <w:rsid w:val="00C15443"/>
    <w:rsid w:val="00C2291F"/>
    <w:rsid w:val="00C320C9"/>
    <w:rsid w:val="00C60AF0"/>
    <w:rsid w:val="00CA37A6"/>
    <w:rsid w:val="00CA675E"/>
    <w:rsid w:val="00CB2701"/>
    <w:rsid w:val="00CD3459"/>
    <w:rsid w:val="00CF144D"/>
    <w:rsid w:val="00D069ED"/>
    <w:rsid w:val="00D1783A"/>
    <w:rsid w:val="00D26DCC"/>
    <w:rsid w:val="00D372AD"/>
    <w:rsid w:val="00D42AE5"/>
    <w:rsid w:val="00D439D1"/>
    <w:rsid w:val="00D51B17"/>
    <w:rsid w:val="00D60E27"/>
    <w:rsid w:val="00D76168"/>
    <w:rsid w:val="00DB2C46"/>
    <w:rsid w:val="00DD6269"/>
    <w:rsid w:val="00E01AAD"/>
    <w:rsid w:val="00E17A6F"/>
    <w:rsid w:val="00E36D70"/>
    <w:rsid w:val="00E56C05"/>
    <w:rsid w:val="00E65432"/>
    <w:rsid w:val="00E76030"/>
    <w:rsid w:val="00E7721A"/>
    <w:rsid w:val="00E807FF"/>
    <w:rsid w:val="00E8355E"/>
    <w:rsid w:val="00E9357E"/>
    <w:rsid w:val="00EC1036"/>
    <w:rsid w:val="00F16227"/>
    <w:rsid w:val="00F23987"/>
    <w:rsid w:val="00F4449B"/>
    <w:rsid w:val="00F928D9"/>
    <w:rsid w:val="00FF22C7"/>
    <w:rsid w:val="00FF3EC6"/>
  </w:rsids>
  <m:mathPr>
    <m:mathFont m:val="Cambria Math"/>
    <m:brkBin m:val="before"/>
    <m:brkBinSub m:val="--"/>
    <m:smallFrac m:val="0"/>
    <m:dispDef/>
    <m:lMargin m:val="0"/>
    <m:rMargin m:val="0"/>
    <m:defJc m:val="centerGroup"/>
    <m:wrapIndent m:val="1440"/>
    <m:intLim m:val="subSup"/>
    <m:naryLim m:val="undOvr"/>
  </m:mathPr>
  <w:themeFontLang w:val="en-AU"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F0C88"/>
  <w15:docId w15:val="{203E53E5-0367-474B-A687-D1CEA10AB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Cs w:val="22"/>
        <w:lang w:val="en" w:eastAsia="en-A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21E3"/>
    <w:pPr>
      <w:spacing w:after="240" w:line="360" w:lineRule="auto"/>
    </w:pPr>
    <w:rPr>
      <w:color w:val="000000" w:themeColor="text1"/>
      <w:sz w:val="24"/>
    </w:rPr>
  </w:style>
  <w:style w:type="paragraph" w:styleId="Heading1">
    <w:name w:val="heading 1"/>
    <w:basedOn w:val="Normal"/>
    <w:next w:val="Normal"/>
    <w:qFormat/>
    <w:pPr>
      <w:keepNext/>
      <w:keepLines/>
      <w:spacing w:before="400" w:after="120"/>
      <w:outlineLvl w:val="0"/>
    </w:pPr>
    <w:rPr>
      <w:sz w:val="40"/>
      <w:szCs w:val="40"/>
    </w:rPr>
  </w:style>
  <w:style w:type="paragraph" w:styleId="Heading2">
    <w:name w:val="heading 2"/>
    <w:basedOn w:val="Normal"/>
    <w:next w:val="Normal"/>
    <w:qFormat/>
    <w:pPr>
      <w:keepNext/>
      <w:keepLines/>
      <w:spacing w:before="360" w:after="120"/>
      <w:outlineLvl w:val="1"/>
    </w:pPr>
    <w:rPr>
      <w:sz w:val="32"/>
      <w:szCs w:val="32"/>
    </w:rPr>
  </w:style>
  <w:style w:type="paragraph" w:styleId="Heading3">
    <w:name w:val="heading 3"/>
    <w:basedOn w:val="Normal"/>
    <w:next w:val="Normal"/>
    <w:qFormat/>
    <w:pPr>
      <w:keepNext/>
      <w:keepLines/>
      <w:spacing w:before="320" w:after="80"/>
      <w:outlineLvl w:val="2"/>
    </w:pPr>
    <w:rPr>
      <w:color w:val="434343"/>
      <w:sz w:val="28"/>
      <w:szCs w:val="28"/>
    </w:rPr>
  </w:style>
  <w:style w:type="paragraph" w:styleId="Heading4">
    <w:name w:val="heading 4"/>
    <w:basedOn w:val="Normal"/>
    <w:next w:val="Normal"/>
    <w:qFormat/>
    <w:pPr>
      <w:keepNext/>
      <w:keepLines/>
      <w:spacing w:before="280" w:after="80"/>
      <w:outlineLvl w:val="3"/>
    </w:pPr>
    <w:rPr>
      <w:color w:val="666666"/>
      <w:szCs w:val="24"/>
    </w:rPr>
  </w:style>
  <w:style w:type="paragraph" w:styleId="Heading5">
    <w:name w:val="heading 5"/>
    <w:basedOn w:val="Normal"/>
    <w:next w:val="Normal"/>
    <w:qFormat/>
    <w:pPr>
      <w:keepNext/>
      <w:keepLines/>
      <w:spacing w:before="240" w:after="80"/>
      <w:outlineLvl w:val="4"/>
    </w:pPr>
    <w:rPr>
      <w:color w:val="666666"/>
      <w:sz w:val="22"/>
    </w:rPr>
  </w:style>
  <w:style w:type="paragraph" w:styleId="Heading6">
    <w:name w:val="heading 6"/>
    <w:basedOn w:val="Normal"/>
    <w:next w:val="Normal"/>
    <w:qFormat/>
    <w:pPr>
      <w:keepNext/>
      <w:keepLines/>
      <w:spacing w:before="240" w:after="80"/>
      <w:outlineLvl w:val="5"/>
    </w:pPr>
    <w:rPr>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qFormat/>
    <w:rsid w:val="0035784C"/>
    <w:rPr>
      <w:sz w:val="16"/>
      <w:szCs w:val="16"/>
    </w:rPr>
  </w:style>
  <w:style w:type="character" w:customStyle="1" w:styleId="CommentTextChar">
    <w:name w:val="Comment Text Char"/>
    <w:basedOn w:val="DefaultParagraphFont"/>
    <w:link w:val="CommentText"/>
    <w:uiPriority w:val="99"/>
    <w:qFormat/>
    <w:rsid w:val="0035784C"/>
    <w:rPr>
      <w:color w:val="000000" w:themeColor="text1"/>
      <w:sz w:val="20"/>
      <w:szCs w:val="20"/>
    </w:rPr>
  </w:style>
  <w:style w:type="character" w:customStyle="1" w:styleId="CommentSubjectChar">
    <w:name w:val="Comment Subject Char"/>
    <w:basedOn w:val="CommentTextChar"/>
    <w:link w:val="CommentSubject"/>
    <w:uiPriority w:val="99"/>
    <w:semiHidden/>
    <w:qFormat/>
    <w:rsid w:val="0035784C"/>
    <w:rPr>
      <w:b/>
      <w:bCs/>
      <w:color w:val="000000" w:themeColor="text1"/>
      <w:sz w:val="20"/>
      <w:szCs w:val="20"/>
    </w:rPr>
  </w:style>
  <w:style w:type="character" w:customStyle="1" w:styleId="BalloonTextChar">
    <w:name w:val="Balloon Text Char"/>
    <w:basedOn w:val="DefaultParagraphFont"/>
    <w:link w:val="BalloonText"/>
    <w:uiPriority w:val="99"/>
    <w:semiHidden/>
    <w:qFormat/>
    <w:rsid w:val="0035784C"/>
    <w:rPr>
      <w:rFonts w:ascii="Segoe UI" w:hAnsi="Segoe UI" w:cs="Segoe UI"/>
      <w:color w:val="000000" w:themeColor="text1"/>
      <w:sz w:val="18"/>
      <w:szCs w:val="18"/>
    </w:rPr>
  </w:style>
  <w:style w:type="character" w:customStyle="1" w:styleId="InternetLink">
    <w:name w:val="Internet Link"/>
    <w:basedOn w:val="DefaultParagraphFont"/>
    <w:uiPriority w:val="99"/>
    <w:semiHidden/>
    <w:unhideWhenUsed/>
    <w:rsid w:val="004A17A8"/>
    <w:rPr>
      <w:color w:val="0000FF"/>
      <w:u w:val="single"/>
    </w:rPr>
  </w:style>
  <w:style w:type="character" w:customStyle="1" w:styleId="HeaderChar">
    <w:name w:val="Header Char"/>
    <w:basedOn w:val="DefaultParagraphFont"/>
    <w:link w:val="Header"/>
    <w:uiPriority w:val="99"/>
    <w:qFormat/>
    <w:rsid w:val="002320E2"/>
    <w:rPr>
      <w:color w:val="000000" w:themeColor="text1"/>
      <w:sz w:val="24"/>
    </w:rPr>
  </w:style>
  <w:style w:type="character" w:customStyle="1" w:styleId="FooterChar">
    <w:name w:val="Footer Char"/>
    <w:basedOn w:val="DefaultParagraphFont"/>
    <w:link w:val="Footer"/>
    <w:uiPriority w:val="99"/>
    <w:qFormat/>
    <w:rsid w:val="002320E2"/>
    <w:rPr>
      <w:color w:val="000000" w:themeColor="text1"/>
      <w:sz w:val="24"/>
    </w:rPr>
  </w:style>
  <w:style w:type="character" w:customStyle="1" w:styleId="FootnoteTextChar">
    <w:name w:val="Footnote Text Char"/>
    <w:basedOn w:val="DefaultParagraphFont"/>
    <w:link w:val="FootnoteText"/>
    <w:uiPriority w:val="99"/>
    <w:semiHidden/>
    <w:qFormat/>
    <w:rsid w:val="002320E2"/>
    <w:rPr>
      <w:color w:val="000000" w:themeColor="text1"/>
      <w:sz w:val="20"/>
      <w:szCs w:val="20"/>
    </w:rPr>
  </w:style>
  <w:style w:type="character" w:customStyle="1" w:styleId="FootnoteCharacters">
    <w:name w:val="Footnote Characters"/>
    <w:basedOn w:val="DefaultParagraphFont"/>
    <w:uiPriority w:val="99"/>
    <w:semiHidden/>
    <w:unhideWhenUsed/>
    <w:qFormat/>
    <w:rsid w:val="002320E2"/>
    <w:rPr>
      <w:vertAlign w:val="superscript"/>
    </w:rPr>
  </w:style>
  <w:style w:type="character" w:customStyle="1" w:styleId="FootnoteAnchor">
    <w:name w:val="Footnote Anchor"/>
    <w:rPr>
      <w:vertAlign w:val="superscript"/>
    </w:rPr>
  </w:style>
  <w:style w:type="character" w:customStyle="1" w:styleId="ListLabel1">
    <w:name w:val="ListLabel 1"/>
    <w:qFormat/>
    <w:rPr>
      <w:u w:val="none"/>
    </w:rPr>
  </w:style>
  <w:style w:type="character" w:customStyle="1" w:styleId="ListLabel2">
    <w:name w:val="ListLabel 2"/>
    <w:qFormat/>
    <w:rPr>
      <w:sz w:val="36"/>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10">
    <w:name w:val="ListLabel 10"/>
    <w:qFormat/>
    <w:rPr>
      <w:rFonts w:cs="OpenSymbol"/>
      <w:u w:val="none"/>
    </w:rPr>
  </w:style>
  <w:style w:type="character" w:customStyle="1" w:styleId="ListLabel11">
    <w:name w:val="ListLabel 11"/>
    <w:qFormat/>
    <w:rPr>
      <w:rFonts w:cs="OpenSymbol"/>
      <w:sz w:val="36"/>
      <w:u w:val="none"/>
    </w:rPr>
  </w:style>
  <w:style w:type="character" w:customStyle="1" w:styleId="ListLabel12">
    <w:name w:val="ListLabel 12"/>
    <w:qFormat/>
    <w:rPr>
      <w:rFonts w:cs="OpenSymbol"/>
      <w:u w:val="none"/>
    </w:rPr>
  </w:style>
  <w:style w:type="character" w:customStyle="1" w:styleId="ListLabel13">
    <w:name w:val="ListLabel 13"/>
    <w:qFormat/>
    <w:rPr>
      <w:rFonts w:cs="OpenSymbol"/>
      <w:u w:val="none"/>
    </w:rPr>
  </w:style>
  <w:style w:type="character" w:customStyle="1" w:styleId="ListLabel14">
    <w:name w:val="ListLabel 14"/>
    <w:qFormat/>
    <w:rPr>
      <w:rFonts w:cs="OpenSymbol"/>
      <w:u w:val="none"/>
    </w:rPr>
  </w:style>
  <w:style w:type="character" w:customStyle="1" w:styleId="ListLabel15">
    <w:name w:val="ListLabel 15"/>
    <w:qFormat/>
    <w:rPr>
      <w:rFonts w:cs="OpenSymbol"/>
      <w:u w:val="none"/>
    </w:rPr>
  </w:style>
  <w:style w:type="character" w:customStyle="1" w:styleId="ListLabel16">
    <w:name w:val="ListLabel 16"/>
    <w:qFormat/>
    <w:rPr>
      <w:rFonts w:cs="OpenSymbol"/>
      <w:u w:val="none"/>
    </w:rPr>
  </w:style>
  <w:style w:type="character" w:customStyle="1" w:styleId="ListLabel17">
    <w:name w:val="ListLabel 17"/>
    <w:qFormat/>
    <w:rPr>
      <w:rFonts w:cs="OpenSymbol"/>
      <w:u w:val="none"/>
    </w:rPr>
  </w:style>
  <w:style w:type="character" w:customStyle="1" w:styleId="ListLabel18">
    <w:name w:val="ListLabel 18"/>
    <w:qFormat/>
    <w:rPr>
      <w:rFonts w:cs="OpenSymbol"/>
      <w:u w:val="none"/>
    </w:rPr>
  </w:style>
  <w:style w:type="character" w:customStyle="1" w:styleId="ListLabel19">
    <w:name w:val="ListLabel 19"/>
    <w:qFormat/>
    <w:rPr>
      <w:rFonts w:cs="OpenSymbol"/>
      <w:u w:val="none"/>
    </w:rPr>
  </w:style>
  <w:style w:type="character" w:customStyle="1" w:styleId="ListLabel20">
    <w:name w:val="ListLabel 20"/>
    <w:qFormat/>
    <w:rPr>
      <w:rFonts w:cs="OpenSymbol"/>
      <w:sz w:val="36"/>
      <w:u w:val="none"/>
    </w:rPr>
  </w:style>
  <w:style w:type="character" w:customStyle="1" w:styleId="ListLabel21">
    <w:name w:val="ListLabel 21"/>
    <w:qFormat/>
    <w:rPr>
      <w:rFonts w:cs="OpenSymbol"/>
      <w:u w:val="none"/>
    </w:rPr>
  </w:style>
  <w:style w:type="character" w:customStyle="1" w:styleId="ListLabel22">
    <w:name w:val="ListLabel 22"/>
    <w:qFormat/>
    <w:rPr>
      <w:rFonts w:cs="OpenSymbol"/>
      <w:u w:val="none"/>
    </w:rPr>
  </w:style>
  <w:style w:type="character" w:customStyle="1" w:styleId="ListLabel23">
    <w:name w:val="ListLabel 23"/>
    <w:qFormat/>
    <w:rPr>
      <w:rFonts w:cs="OpenSymbol"/>
      <w:u w:val="none"/>
    </w:rPr>
  </w:style>
  <w:style w:type="character" w:customStyle="1" w:styleId="ListLabel24">
    <w:name w:val="ListLabel 24"/>
    <w:qFormat/>
    <w:rPr>
      <w:rFonts w:cs="OpenSymbol"/>
      <w:u w:val="none"/>
    </w:rPr>
  </w:style>
  <w:style w:type="character" w:customStyle="1" w:styleId="ListLabel25">
    <w:name w:val="ListLabel 25"/>
    <w:qFormat/>
    <w:rPr>
      <w:rFonts w:cs="OpenSymbol"/>
      <w:u w:val="none"/>
    </w:rPr>
  </w:style>
  <w:style w:type="character" w:customStyle="1" w:styleId="ListLabel26">
    <w:name w:val="ListLabel 26"/>
    <w:qFormat/>
    <w:rPr>
      <w:rFonts w:cs="OpenSymbol"/>
      <w:u w:val="none"/>
    </w:rPr>
  </w:style>
  <w:style w:type="character" w:customStyle="1" w:styleId="ListLabel27">
    <w:name w:val="ListLabel 27"/>
    <w:qFormat/>
    <w:rPr>
      <w:rFonts w:cs="OpenSymbol"/>
      <w:u w:val="none"/>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A27D33"/>
    <w:pPr>
      <w:spacing w:after="200" w:line="240" w:lineRule="auto"/>
    </w:pPr>
    <w:rPr>
      <w:i/>
      <w:iCs/>
      <w:color w:val="1F497D" w:themeColor="text2"/>
      <w:sz w:val="18"/>
      <w:szCs w:val="18"/>
    </w:rPr>
  </w:style>
  <w:style w:type="paragraph" w:customStyle="1" w:styleId="Index">
    <w:name w:val="Index"/>
    <w:basedOn w:val="Normal"/>
    <w:qFormat/>
    <w:pPr>
      <w:suppressLineNumbers/>
    </w:pPr>
    <w:rPr>
      <w:rFonts w:cs="Lohit Devanagari"/>
    </w:rPr>
  </w:style>
  <w:style w:type="paragraph" w:styleId="Title">
    <w:name w:val="Title"/>
    <w:basedOn w:val="Normal"/>
    <w:next w:val="Normal"/>
    <w:qFormat/>
    <w:pPr>
      <w:keepNext/>
      <w:keepLines/>
      <w:spacing w:after="60"/>
    </w:pPr>
    <w:rPr>
      <w:sz w:val="52"/>
      <w:szCs w:val="52"/>
    </w:rPr>
  </w:style>
  <w:style w:type="paragraph" w:styleId="Subtitle">
    <w:name w:val="Subtitle"/>
    <w:basedOn w:val="Normal"/>
    <w:next w:val="Normal"/>
    <w:qFormat/>
    <w:pPr>
      <w:keepNext/>
      <w:keepLines/>
      <w:spacing w:after="320"/>
    </w:pPr>
    <w:rPr>
      <w:color w:val="666666"/>
      <w:sz w:val="30"/>
      <w:szCs w:val="30"/>
    </w:rPr>
  </w:style>
  <w:style w:type="paragraph" w:styleId="CommentText">
    <w:name w:val="annotation text"/>
    <w:basedOn w:val="Normal"/>
    <w:link w:val="CommentTextChar"/>
    <w:uiPriority w:val="99"/>
    <w:unhideWhenUsed/>
    <w:qFormat/>
    <w:rsid w:val="0035784C"/>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35784C"/>
    <w:rPr>
      <w:b/>
      <w:bCs/>
    </w:rPr>
  </w:style>
  <w:style w:type="paragraph" w:styleId="BalloonText">
    <w:name w:val="Balloon Text"/>
    <w:basedOn w:val="Normal"/>
    <w:link w:val="BalloonTextChar"/>
    <w:uiPriority w:val="99"/>
    <w:semiHidden/>
    <w:unhideWhenUsed/>
    <w:qFormat/>
    <w:rsid w:val="0035784C"/>
    <w:pPr>
      <w:spacing w:after="0" w:line="240" w:lineRule="auto"/>
    </w:pPr>
    <w:rPr>
      <w:rFonts w:ascii="Segoe UI" w:hAnsi="Segoe UI" w:cs="Segoe UI"/>
      <w:sz w:val="18"/>
      <w:szCs w:val="18"/>
    </w:rPr>
  </w:style>
  <w:style w:type="paragraph" w:styleId="Header">
    <w:name w:val="header"/>
    <w:basedOn w:val="Normal"/>
    <w:link w:val="HeaderChar"/>
    <w:uiPriority w:val="99"/>
    <w:unhideWhenUsed/>
    <w:rsid w:val="002320E2"/>
    <w:pPr>
      <w:tabs>
        <w:tab w:val="center" w:pos="4680"/>
        <w:tab w:val="right" w:pos="9360"/>
      </w:tabs>
      <w:spacing w:after="0" w:line="240" w:lineRule="auto"/>
    </w:pPr>
  </w:style>
  <w:style w:type="paragraph" w:styleId="Footer">
    <w:name w:val="footer"/>
    <w:basedOn w:val="Normal"/>
    <w:link w:val="FooterChar"/>
    <w:uiPriority w:val="99"/>
    <w:unhideWhenUsed/>
    <w:rsid w:val="002320E2"/>
    <w:pPr>
      <w:tabs>
        <w:tab w:val="center" w:pos="4680"/>
        <w:tab w:val="right" w:pos="9360"/>
      </w:tabs>
      <w:spacing w:after="0" w:line="240" w:lineRule="auto"/>
    </w:pPr>
  </w:style>
  <w:style w:type="paragraph" w:styleId="FootnoteText">
    <w:name w:val="footnote text"/>
    <w:basedOn w:val="Normal"/>
    <w:link w:val="FootnoteTextChar"/>
    <w:uiPriority w:val="99"/>
    <w:semiHidden/>
    <w:unhideWhenUsed/>
    <w:rsid w:val="002320E2"/>
    <w:pPr>
      <w:spacing w:after="0" w:line="240" w:lineRule="auto"/>
    </w:pPr>
    <w:rPr>
      <w:sz w:val="20"/>
      <w:szCs w:val="20"/>
    </w:rPr>
  </w:style>
  <w:style w:type="paragraph" w:styleId="Bibliography">
    <w:name w:val="Bibliography"/>
    <w:basedOn w:val="Normal"/>
    <w:next w:val="Normal"/>
    <w:uiPriority w:val="37"/>
    <w:unhideWhenUsed/>
    <w:qFormat/>
    <w:rsid w:val="005A385C"/>
  </w:style>
  <w:style w:type="character" w:styleId="Hyperlink">
    <w:name w:val="Hyperlink"/>
    <w:basedOn w:val="DefaultParagraphFont"/>
    <w:uiPriority w:val="99"/>
    <w:semiHidden/>
    <w:unhideWhenUsed/>
    <w:rsid w:val="000D42FA"/>
    <w:rPr>
      <w:color w:val="0000FF"/>
      <w:u w:val="single"/>
    </w:rPr>
  </w:style>
  <w:style w:type="character" w:styleId="FollowedHyperlink">
    <w:name w:val="FollowedHyperlink"/>
    <w:basedOn w:val="DefaultParagraphFont"/>
    <w:uiPriority w:val="99"/>
    <w:semiHidden/>
    <w:unhideWhenUsed/>
    <w:rsid w:val="00C2291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wmf"/><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5" Type="http://schemas.openxmlformats.org/officeDocument/2006/relationships/webSettings" Target="webSettings.xml"/><Relationship Id="rId15" Type="http://schemas.openxmlformats.org/officeDocument/2006/relationships/image" Target="media/image5.wmf"/><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emf"/></Relationships>
</file>

<file path=word/_rels/footnotes.xml.rels><?xml version="1.0" encoding="UTF-8" standalone="yes"?>
<Relationships xmlns="http://schemas.openxmlformats.org/package/2006/relationships"><Relationship Id="rId2" Type="http://schemas.openxmlformats.org/officeDocument/2006/relationships/hyperlink" Target="https://megapixels.cc/datasets/msceleb/" TargetMode="External"/><Relationship Id="rId1" Type="http://schemas.openxmlformats.org/officeDocument/2006/relationships/hyperlink" Target="http://mmlab.ie.cuhk.edu.hk/projects/CelebA.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209D0B-D49D-41CF-BE3E-205E4CEC63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6845</TotalTime>
  <Pages>37</Pages>
  <Words>10599</Words>
  <Characters>60415</Characters>
  <Application>Microsoft Office Word</Application>
  <DocSecurity>0</DocSecurity>
  <Lines>503</Lines>
  <Paragraphs>141</Paragraphs>
  <ScaleCrop>false</ScaleCrop>
  <HeadingPairs>
    <vt:vector size="2" baseType="variant">
      <vt:variant>
        <vt:lpstr>Title</vt:lpstr>
      </vt:variant>
      <vt:variant>
        <vt:i4>1</vt:i4>
      </vt:variant>
    </vt:vector>
  </HeadingPairs>
  <TitlesOfParts>
    <vt:vector size="1" baseType="lpstr">
      <vt:lpstr/>
    </vt:vector>
  </TitlesOfParts>
  <Company>Monash University</Company>
  <LinksUpToDate>false</LinksUpToDate>
  <CharactersWithSpaces>70873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Alexandra Woolgar</dc:creator>
  <dc:description/>
  <cp:lastModifiedBy>Masoud Ghodrati</cp:lastModifiedBy>
  <cp:revision>127</cp:revision>
  <dcterms:created xsi:type="dcterms:W3CDTF">2019-10-11T15:29:00Z</dcterms:created>
  <dcterms:modified xsi:type="dcterms:W3CDTF">2019-11-11T06:54:00Z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Monash University</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zotero-version="5.0.70"&gt;&lt;session id="4ZfBWwng"/&gt;&lt;style id="http://www.zotero.org/styles/chicago-author-date" locale="en-US" hasBibliography="1" bibliographyStyleHasBeenSet="0"/&gt;&lt;prefs&gt;&lt;pref name="fieldType" value="Field"/&gt;&lt;pref name</vt:lpwstr>
  </property>
  <property fmtid="{D5CDD505-2E9C-101B-9397-08002B2CF9AE}" pid="10" name="ZOTERO_PREF_2">
    <vt:lpwstr>="automaticJournalAbbreviations" value="true"/&gt;&lt;/prefs&gt;&lt;/data&gt;</vt:lpwstr>
  </property>
</Properties>
</file>